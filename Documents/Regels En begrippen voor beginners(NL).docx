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9EA74" w14:textId="0B0D4BB6" w:rsidR="001C0323" w:rsidRDefault="00897871" w:rsidP="00897871">
      <w:pPr>
        <w:pStyle w:val="Geenafstand"/>
        <w:rPr>
          <w:ins w:id="0" w:author="Eric Zoons" w:date="2023-09-14T07:47:00Z"/>
        </w:rPr>
      </w:pPr>
      <w:ins w:id="1" w:author="Eric Zoons" w:date="2023-09-14T07:44:00Z">
        <w:r>
          <w:t>Hier Som ik regels &amp; Begrippen op hoe i</w:t>
        </w:r>
      </w:ins>
      <w:ins w:id="2" w:author="Eric Zoons" w:date="2023-09-14T07:45:00Z">
        <w:r>
          <w:t>k die gebruik dit is eigen waarhied die</w:t>
        </w:r>
      </w:ins>
      <w:ins w:id="3" w:author="Eric Zoons" w:date="2023-09-14T07:46:00Z">
        <w:r>
          <w:t xml:space="preserve"> voor iedereen anders is  maar tot met je eigen heb kan die van mijn gebruiken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ins>
      <w:ins w:id="4" w:author="Eric Zoons" w:date="2023-09-14T07:47:00Z">
        <w:r>
          <w:t xml:space="preserve"> gelijk beginnen met meest belangrijken van deze</w:t>
        </w:r>
      </w:ins>
    </w:p>
    <w:p w14:paraId="7B36C171" w14:textId="77777777" w:rsidR="00897871" w:rsidRDefault="00897871" w:rsidP="00897871">
      <w:pPr>
        <w:pStyle w:val="Geenafstand"/>
        <w:rPr>
          <w:ins w:id="5" w:author="Eric Zoons" w:date="2023-09-14T07:57:00Z"/>
        </w:rPr>
      </w:pPr>
    </w:p>
    <w:p w14:paraId="40E0C9CA" w14:textId="2701E949" w:rsidR="00897871" w:rsidRDefault="00897871" w:rsidP="00897871">
      <w:pPr>
        <w:pStyle w:val="Duidelijkcitaat"/>
        <w:rPr>
          <w:ins w:id="6" w:author="Eric Zoons" w:date="2023-09-14T07:47:00Z"/>
        </w:rPr>
        <w:pPrChange w:id="7" w:author="Eric Zoons" w:date="2023-09-14T07:57:00Z">
          <w:pPr>
            <w:pStyle w:val="Geenafstand"/>
          </w:pPr>
        </w:pPrChange>
      </w:pPr>
      <w:ins w:id="8" w:author="Eric Zoons" w:date="2023-09-14T07:57:00Z">
        <w:r>
          <w:t>Regel</w:t>
        </w:r>
      </w:ins>
      <w:ins w:id="9" w:author="Eric Zoons" w:date="2023-09-14T07:58:00Z">
        <w:r>
          <w:t>slijst</w:t>
        </w:r>
      </w:ins>
      <w:ins w:id="10" w:author="Eric Zoons" w:date="2023-09-14T07:57:00Z">
        <w:r>
          <w:t xml:space="preserve"> </w:t>
        </w:r>
      </w:ins>
    </w:p>
    <w:p w14:paraId="3F3C36DE" w14:textId="1018FC8F" w:rsidR="00897871" w:rsidRPr="00175CB3" w:rsidRDefault="00897871" w:rsidP="00175CB3">
      <w:pPr>
        <w:pStyle w:val="Geenafstand"/>
        <w:numPr>
          <w:ilvl w:val="0"/>
          <w:numId w:val="13"/>
        </w:numPr>
        <w:rPr>
          <w:ins w:id="11" w:author="Eric Zoons" w:date="2023-09-14T07:48:00Z"/>
          <w:rStyle w:val="Zwaar"/>
          <w:rPrChange w:id="12" w:author="Eric Zoons" w:date="2023-09-14T08:17:00Z">
            <w:rPr>
              <w:ins w:id="13" w:author="Eric Zoons" w:date="2023-09-14T07:48:00Z"/>
            </w:rPr>
          </w:rPrChange>
        </w:rPr>
        <w:pPrChange w:id="14" w:author="Eric Zoons" w:date="2023-09-14T08:16:00Z">
          <w:pPr>
            <w:pStyle w:val="Geenafstand"/>
          </w:pPr>
        </w:pPrChange>
      </w:pPr>
      <w:ins w:id="15" w:author="Eric Zoons" w:date="2023-09-14T07:47:00Z">
        <w:r w:rsidRPr="00175CB3">
          <w:rPr>
            <w:rStyle w:val="Zwaar"/>
            <w:rPrChange w:id="16" w:author="Eric Zoons" w:date="2023-09-14T08:17:00Z">
              <w:rPr/>
            </w:rPrChange>
          </w:rPr>
          <w:t xml:space="preserve">Wetenschappelijk </w:t>
        </w:r>
      </w:ins>
      <w:ins w:id="17" w:author="Eric Zoons" w:date="2023-09-14T08:14:00Z">
        <w:r w:rsidR="00175CB3" w:rsidRPr="00175CB3">
          <w:rPr>
            <w:rStyle w:val="Zwaar"/>
          </w:rPr>
          <w:t>M</w:t>
        </w:r>
      </w:ins>
      <w:ins w:id="18" w:author="Eric Zoons" w:date="2023-09-14T07:48:00Z">
        <w:r w:rsidRPr="00175CB3">
          <w:rPr>
            <w:rStyle w:val="Zwaar"/>
            <w:rPrChange w:id="19" w:author="Eric Zoons" w:date="2023-09-14T08:17:00Z">
              <w:rPr/>
            </w:rPrChange>
          </w:rPr>
          <w:t>ethodiek</w:t>
        </w:r>
      </w:ins>
      <w:ins w:id="20" w:author="Eric Zoons" w:date="2023-09-14T08:11:00Z">
        <w:r w:rsidR="00175CB3" w:rsidRPr="00175CB3">
          <w:rPr>
            <w:rStyle w:val="Zwaar"/>
          </w:rPr>
          <w:t xml:space="preserve"> (</w:t>
        </w:r>
      </w:ins>
      <w:ins w:id="21" w:author="Eric Zoons" w:date="2023-09-14T08:12:00Z">
        <w:r w:rsidR="00175CB3" w:rsidRPr="00175CB3">
          <w:rPr>
            <w:rStyle w:val="Zwaar"/>
          </w:rPr>
          <w:t xml:space="preserve"> deze gebruik om niet steeds nieuwe regels temaken)</w:t>
        </w:r>
      </w:ins>
    </w:p>
    <w:p w14:paraId="449F9BBC" w14:textId="339C6CF3" w:rsidR="00897871" w:rsidRDefault="00897871" w:rsidP="00175CB3">
      <w:pPr>
        <w:pStyle w:val="Geenafstand"/>
        <w:numPr>
          <w:ilvl w:val="2"/>
          <w:numId w:val="13"/>
        </w:numPr>
        <w:pPrChange w:id="22" w:author="Eric Zoons" w:date="2023-09-14T08:16:00Z">
          <w:pPr/>
        </w:pPrChange>
      </w:pPr>
      <w:ins w:id="23" w:author="Eric Zoons" w:date="2023-09-14T07:48:00Z">
        <w:r>
          <w:t>Het is waar tot met niet meer waar is</w:t>
        </w:r>
      </w:ins>
      <w:ins w:id="24" w:author="Eric Zoons" w:date="2023-09-14T07:49:00Z">
        <w:r>
          <w:t xml:space="preserve"> </w:t>
        </w:r>
      </w:ins>
      <w:ins w:id="25" w:author="Eric Zoons" w:date="2023-09-14T07:50:00Z">
        <w:r>
          <w:t>(</w:t>
        </w:r>
      </w:ins>
      <w:ins w:id="26" w:author="Eric Zoons" w:date="2023-09-14T07:49:00Z">
        <w:r>
          <w:t xml:space="preserve"> alle</w:t>
        </w:r>
      </w:ins>
      <w:ins w:id="27" w:author="Eric Zoons" w:date="2023-09-14T07:50:00Z">
        <w:r>
          <w:t>s</w:t>
        </w:r>
      </w:ins>
      <w:ins w:id="28" w:author="Eric Zoons" w:date="2023-09-14T07:51:00Z">
        <w:r>
          <w:t xml:space="preserve"> is</w:t>
        </w:r>
      </w:ins>
      <w:ins w:id="29" w:author="Eric Zoons" w:date="2023-09-14T07:49:00Z">
        <w:r>
          <w:t xml:space="preserve"> waar tot</w:t>
        </w:r>
      </w:ins>
      <w:ins w:id="30" w:author="Eric Zoons" w:date="2023-09-14T07:51:00Z">
        <w:r>
          <w:t xml:space="preserve"> </w:t>
        </w:r>
      </w:ins>
      <w:ins w:id="31" w:author="Eric Zoons" w:date="2023-09-14T07:49:00Z">
        <w:r>
          <w:t>met tegen deel is bew</w:t>
        </w:r>
      </w:ins>
      <w:ins w:id="32" w:author="Eric Zoons" w:date="2023-09-14T07:50:00Z">
        <w:r>
          <w:t>ezen)</w:t>
        </w:r>
      </w:ins>
    </w:p>
    <w:p w14:paraId="12E43F08" w14:textId="77777777" w:rsidR="00A45784" w:rsidRPr="00A45784" w:rsidRDefault="00A45784" w:rsidP="00897871">
      <w:pPr>
        <w:pStyle w:val="Geenafstand"/>
        <w:ind w:left="708"/>
        <w:pPrChange w:id="33" w:author="Eric Zoons" w:date="2023-09-14T07:57:00Z">
          <w:pPr/>
        </w:pPrChange>
      </w:pPr>
    </w:p>
    <w:p w14:paraId="296FA3FE" w14:textId="0ED2B48A" w:rsidR="00897871" w:rsidRPr="00175CB3" w:rsidRDefault="00175CB3" w:rsidP="00175CB3">
      <w:pPr>
        <w:pStyle w:val="Geenafstand"/>
        <w:numPr>
          <w:ilvl w:val="0"/>
          <w:numId w:val="13"/>
        </w:numPr>
        <w:rPr>
          <w:ins w:id="34" w:author="Eric Zoons" w:date="2023-09-14T07:51:00Z"/>
          <w:rStyle w:val="Zwaar"/>
          <w:rPrChange w:id="35" w:author="Eric Zoons" w:date="2023-09-14T08:17:00Z">
            <w:rPr>
              <w:ins w:id="36" w:author="Eric Zoons" w:date="2023-09-14T07:51:00Z"/>
            </w:rPr>
          </w:rPrChange>
        </w:rPr>
        <w:pPrChange w:id="37" w:author="Eric Zoons" w:date="2023-09-14T08:16:00Z">
          <w:pPr>
            <w:pStyle w:val="Geenafstand"/>
          </w:pPr>
        </w:pPrChange>
      </w:pPr>
      <w:ins w:id="38" w:author="Eric Zoons" w:date="2023-09-14T08:11:00Z">
        <w:r w:rsidRPr="00175CB3">
          <w:rPr>
            <w:rStyle w:val="Zwaar"/>
          </w:rPr>
          <w:t xml:space="preserve">Wetenschappelijk </w:t>
        </w:r>
      </w:ins>
      <w:ins w:id="39" w:author="Eric Zoons" w:date="2023-09-14T07:56:00Z">
        <w:r w:rsidR="00897871" w:rsidRPr="00175CB3">
          <w:rPr>
            <w:rStyle w:val="Zwaar"/>
            <w:rPrChange w:id="40" w:author="Eric Zoons" w:date="2023-09-14T08:17:00Z">
              <w:rPr/>
            </w:rPrChange>
          </w:rPr>
          <w:t>B</w:t>
        </w:r>
      </w:ins>
      <w:ins w:id="41" w:author="Eric Zoons" w:date="2023-09-14T07:53:00Z">
        <w:r w:rsidR="00897871" w:rsidRPr="00175CB3">
          <w:rPr>
            <w:rStyle w:val="Zwaar"/>
            <w:rPrChange w:id="42" w:author="Eric Zoons" w:date="2023-09-14T08:17:00Z">
              <w:rPr/>
            </w:rPrChange>
          </w:rPr>
          <w:t xml:space="preserve">ewezen </w:t>
        </w:r>
      </w:ins>
      <w:ins w:id="43" w:author="Eric Zoons" w:date="2023-09-14T08:14:00Z">
        <w:r w:rsidRPr="00175CB3">
          <w:rPr>
            <w:rStyle w:val="Zwaar"/>
          </w:rPr>
          <w:t>M</w:t>
        </w:r>
      </w:ins>
      <w:ins w:id="44" w:author="Eric Zoons" w:date="2023-09-14T07:51:00Z">
        <w:r w:rsidR="00897871" w:rsidRPr="00175CB3">
          <w:rPr>
            <w:rStyle w:val="Zwaar"/>
            <w:rPrChange w:id="45" w:author="Eric Zoons" w:date="2023-09-14T08:17:00Z">
              <w:rPr/>
            </w:rPrChange>
          </w:rPr>
          <w:t>ethodiek</w:t>
        </w:r>
      </w:ins>
      <w:ins w:id="46" w:author="Eric Zoons" w:date="2023-09-14T07:53:00Z">
        <w:r w:rsidR="00897871" w:rsidRPr="00175CB3">
          <w:rPr>
            <w:rStyle w:val="Zwaar"/>
            <w:rPrChange w:id="47" w:author="Eric Zoons" w:date="2023-09-14T08:17:00Z">
              <w:rPr/>
            </w:rPrChange>
          </w:rPr>
          <w:t xml:space="preserve"> </w:t>
        </w:r>
      </w:ins>
      <w:ins w:id="48" w:author="Eric Zoons" w:date="2023-09-14T07:51:00Z">
        <w:r w:rsidR="00897871" w:rsidRPr="00175CB3">
          <w:rPr>
            <w:rStyle w:val="Zwaar"/>
            <w:rPrChange w:id="49" w:author="Eric Zoons" w:date="2023-09-14T08:17:00Z">
              <w:rPr/>
            </w:rPrChange>
          </w:rPr>
          <w:t xml:space="preserve"> </w:t>
        </w:r>
      </w:ins>
      <w:ins w:id="50" w:author="Eric Zoons" w:date="2023-09-14T08:13:00Z">
        <w:r w:rsidRPr="00175CB3">
          <w:rPr>
            <w:rStyle w:val="Zwaar"/>
            <w:rPrChange w:id="51" w:author="Eric Zoons" w:date="2023-09-14T08:17:00Z">
              <w:rPr>
                <w:rStyle w:val="Intensievebenadrukking"/>
                <w:sz w:val="16"/>
                <w:szCs w:val="16"/>
              </w:rPr>
            </w:rPrChange>
          </w:rPr>
          <w:t>( deze gebruik om om probleem uitwerken en nie</w:t>
        </w:r>
      </w:ins>
      <w:ins w:id="52" w:author="Eric Zoons" w:date="2023-09-14T08:14:00Z">
        <w:r w:rsidRPr="00175CB3">
          <w:rPr>
            <w:rStyle w:val="Zwaar"/>
            <w:rPrChange w:id="53" w:author="Eric Zoons" w:date="2023-09-14T08:17:00Z">
              <w:rPr>
                <w:rStyle w:val="Intensievebenadrukking"/>
                <w:sz w:val="16"/>
                <w:szCs w:val="16"/>
              </w:rPr>
            </w:rPrChange>
          </w:rPr>
          <w:t>uw regels temaken</w:t>
        </w:r>
      </w:ins>
      <w:ins w:id="54" w:author="Eric Zoons" w:date="2023-09-14T08:13:00Z">
        <w:r w:rsidRPr="00175CB3">
          <w:rPr>
            <w:rStyle w:val="Zwaar"/>
            <w:rPrChange w:id="55" w:author="Eric Zoons" w:date="2023-09-14T08:17:00Z">
              <w:rPr>
                <w:rStyle w:val="Intensievebenadrukking"/>
                <w:sz w:val="16"/>
                <w:szCs w:val="16"/>
              </w:rPr>
            </w:rPrChange>
          </w:rPr>
          <w:t>)</w:t>
        </w:r>
      </w:ins>
    </w:p>
    <w:p w14:paraId="3AF31F17" w14:textId="7EAD3B76" w:rsidR="00897871" w:rsidRDefault="00897871" w:rsidP="00175CB3">
      <w:pPr>
        <w:pStyle w:val="Geenafstand"/>
        <w:numPr>
          <w:ilvl w:val="2"/>
          <w:numId w:val="13"/>
        </w:numPr>
        <w:rPr>
          <w:ins w:id="56" w:author="Eric Zoons" w:date="2023-09-14T07:51:00Z"/>
        </w:rPr>
        <w:pPrChange w:id="57" w:author="Eric Zoons" w:date="2023-09-14T08:16:00Z">
          <w:pPr>
            <w:pStyle w:val="Geenafstand"/>
            <w:ind w:left="708"/>
          </w:pPr>
        </w:pPrChange>
      </w:pPr>
      <w:ins w:id="58" w:author="Eric Zoons" w:date="2023-09-14T07:51:00Z">
        <w:r>
          <w:t>Het is</w:t>
        </w:r>
      </w:ins>
      <w:ins w:id="59" w:author="Eric Zoons" w:date="2023-09-14T07:52:00Z">
        <w:r>
          <w:t xml:space="preserve"> niet</w:t>
        </w:r>
      </w:ins>
      <w:ins w:id="60" w:author="Eric Zoons" w:date="2023-09-14T07:51:00Z">
        <w:r>
          <w:t xml:space="preserve"> waar tot met </w:t>
        </w:r>
      </w:ins>
      <w:ins w:id="61" w:author="Eric Zoons" w:date="2023-09-14T07:54:00Z">
        <w:r>
          <w:t>w</w:t>
        </w:r>
      </w:ins>
      <w:ins w:id="62" w:author="Eric Zoons" w:date="2023-09-14T07:51:00Z">
        <w:r>
          <w:t>aar is (</w:t>
        </w:r>
      </w:ins>
      <w:ins w:id="63" w:author="Eric Zoons" w:date="2023-09-14T07:56:00Z">
        <w:r>
          <w:t>met deze bewijs je of regel waar is</w:t>
        </w:r>
      </w:ins>
      <w:ins w:id="64" w:author="Eric Zoons" w:date="2023-09-14T07:51:00Z">
        <w:r>
          <w:t xml:space="preserve"> )</w:t>
        </w:r>
      </w:ins>
    </w:p>
    <w:p w14:paraId="5952D60B" w14:textId="77777777" w:rsidR="00A45784" w:rsidRPr="00A45784" w:rsidRDefault="00A45784" w:rsidP="00897871">
      <w:pPr>
        <w:pStyle w:val="Geenafstand"/>
        <w:pPrChange w:id="65" w:author="Eric Zoons" w:date="2023-09-14T07:44:00Z">
          <w:pPr/>
        </w:pPrChange>
      </w:pPr>
    </w:p>
    <w:p w14:paraId="2BE754C3" w14:textId="15283F1F" w:rsidR="0019213F" w:rsidRPr="00D47A8D" w:rsidRDefault="0019213F" w:rsidP="00175CB3">
      <w:pPr>
        <w:pStyle w:val="Geenafstand"/>
        <w:numPr>
          <w:ilvl w:val="0"/>
          <w:numId w:val="13"/>
        </w:numPr>
        <w:rPr>
          <w:ins w:id="66" w:author="Eric Zoons" w:date="2023-09-14T07:59:00Z"/>
          <w:rStyle w:val="Zwaar"/>
        </w:rPr>
        <w:pPrChange w:id="67" w:author="Eric Zoons" w:date="2023-09-14T08:16:00Z">
          <w:pPr>
            <w:pStyle w:val="Geenafstand"/>
            <w:ind w:left="708"/>
          </w:pPr>
        </w:pPrChange>
      </w:pPr>
      <w:ins w:id="68" w:author="Eric Zoons" w:date="2023-09-14T08:01:00Z">
        <w:r>
          <w:rPr>
            <w:rStyle w:val="Zwaar"/>
          </w:rPr>
          <w:t>Doe een ding tegelijk</w:t>
        </w:r>
      </w:ins>
    </w:p>
    <w:p w14:paraId="64AB80CC" w14:textId="4B74B6FA" w:rsidR="0019213F" w:rsidRDefault="0019213F" w:rsidP="00175CB3">
      <w:pPr>
        <w:pStyle w:val="Geenafstand"/>
        <w:numPr>
          <w:ilvl w:val="2"/>
          <w:numId w:val="13"/>
        </w:numPr>
        <w:rPr>
          <w:ins w:id="69" w:author="Eric Zoons" w:date="2023-09-14T08:03:00Z"/>
        </w:rPr>
        <w:pPrChange w:id="70" w:author="Eric Zoons" w:date="2023-09-14T08:16:00Z">
          <w:pPr>
            <w:pStyle w:val="Geenafstand"/>
            <w:ind w:left="1416"/>
          </w:pPr>
        </w:pPrChange>
      </w:pPr>
      <w:ins w:id="71" w:author="Eric Zoons" w:date="2023-09-14T08:01:00Z">
        <w:r w:rsidRPr="0019213F">
          <w:t>Probeer Als in klien stukken op delen</w:t>
        </w:r>
        <w:r>
          <w:t xml:space="preserve"> </w:t>
        </w:r>
      </w:ins>
      <w:ins w:id="72" w:author="Eric Zoons" w:date="2023-09-14T08:02:00Z">
        <w:r>
          <w:t xml:space="preserve"> dit geeft in toekomst voordelen Herg</w:t>
        </w:r>
      </w:ins>
      <w:ins w:id="73" w:author="Eric Zoons" w:date="2023-09-14T08:03:00Z">
        <w:r>
          <w:t>ebruik of simple aantepassen en probleem lijk kliener</w:t>
        </w:r>
      </w:ins>
    </w:p>
    <w:p w14:paraId="5F4EAC45" w14:textId="77777777" w:rsidR="0019213F" w:rsidRDefault="0019213F" w:rsidP="0019213F">
      <w:pPr>
        <w:pStyle w:val="Geenafstand"/>
        <w:rPr>
          <w:ins w:id="74" w:author="Eric Zoons" w:date="2023-09-14T07:59:00Z"/>
        </w:rPr>
        <w:pPrChange w:id="75" w:author="Eric Zoons" w:date="2023-09-14T08:03:00Z">
          <w:pPr>
            <w:pStyle w:val="Geenafstand"/>
            <w:ind w:left="1416"/>
          </w:pPr>
        </w:pPrChange>
      </w:pPr>
    </w:p>
    <w:p w14:paraId="249FC517" w14:textId="7BC9F1A5" w:rsidR="0019213F" w:rsidRPr="00D47A8D" w:rsidRDefault="0019213F" w:rsidP="00175CB3">
      <w:pPr>
        <w:pStyle w:val="Geenafstand"/>
        <w:numPr>
          <w:ilvl w:val="0"/>
          <w:numId w:val="13"/>
        </w:numPr>
        <w:rPr>
          <w:ins w:id="76" w:author="Eric Zoons" w:date="2023-09-14T08:03:00Z"/>
          <w:rStyle w:val="Zwaar"/>
        </w:rPr>
        <w:pPrChange w:id="77" w:author="Eric Zoons" w:date="2023-09-14T08:16:00Z">
          <w:pPr>
            <w:pStyle w:val="Geenafstand"/>
            <w:ind w:left="708"/>
          </w:pPr>
        </w:pPrChange>
      </w:pPr>
      <w:ins w:id="78" w:author="Eric Zoons" w:date="2023-09-14T08:03:00Z">
        <w:r>
          <w:rPr>
            <w:rStyle w:val="Zwaar"/>
          </w:rPr>
          <w:t>M</w:t>
        </w:r>
      </w:ins>
      <w:ins w:id="79" w:author="Eric Zoons" w:date="2023-09-14T08:04:00Z">
        <w:r>
          <w:rPr>
            <w:rStyle w:val="Zwaar"/>
          </w:rPr>
          <w:t>aak op merking in je code</w:t>
        </w:r>
      </w:ins>
    </w:p>
    <w:p w14:paraId="2058CA9D" w14:textId="36DFE163" w:rsidR="0019213F" w:rsidRDefault="0019213F" w:rsidP="00175CB3">
      <w:pPr>
        <w:pStyle w:val="Geenafstand"/>
        <w:numPr>
          <w:ilvl w:val="2"/>
          <w:numId w:val="13"/>
        </w:numPr>
        <w:rPr>
          <w:ins w:id="80" w:author="Eric Zoons" w:date="2023-09-14T08:03:00Z"/>
        </w:rPr>
        <w:pPrChange w:id="81" w:author="Eric Zoons" w:date="2023-09-14T08:16:00Z">
          <w:pPr>
            <w:pStyle w:val="Geenafstand"/>
            <w:ind w:left="1416"/>
          </w:pPr>
        </w:pPrChange>
      </w:pPr>
      <w:ins w:id="82" w:author="Eric Zoons" w:date="2023-09-14T08:04:00Z">
        <w:r>
          <w:t xml:space="preserve">Als oplossing maakt schrijf klien opmerking </w:t>
        </w:r>
      </w:ins>
      <w:ins w:id="83" w:author="Eric Zoons" w:date="2023-09-14T08:05:00Z">
        <w:r>
          <w:t xml:space="preserve">in je code dit help je later (jaar of meer ) </w:t>
        </w:r>
        <w:r>
          <w:br/>
          <w:t>je code telezen en schrijf die op</w:t>
        </w:r>
      </w:ins>
      <w:ins w:id="84" w:author="Eric Zoons" w:date="2023-09-14T08:06:00Z">
        <w:r>
          <w:t>merking ook met dat in achterhoofd</w:t>
        </w:r>
      </w:ins>
    </w:p>
    <w:p w14:paraId="59EA506B" w14:textId="77777777" w:rsidR="00A45784" w:rsidRPr="00A45784" w:rsidRDefault="00A45784" w:rsidP="00897871">
      <w:pPr>
        <w:pStyle w:val="Geenafstand"/>
        <w:pPrChange w:id="85" w:author="Eric Zoons" w:date="2023-09-14T07:44:00Z">
          <w:pPr/>
        </w:pPrChange>
      </w:pPr>
    </w:p>
    <w:p w14:paraId="19392CC3" w14:textId="11B85E6E" w:rsidR="0019213F" w:rsidRPr="00D47A8D" w:rsidRDefault="0019213F" w:rsidP="00175CB3">
      <w:pPr>
        <w:pStyle w:val="Geenafstand"/>
        <w:numPr>
          <w:ilvl w:val="0"/>
          <w:numId w:val="13"/>
        </w:numPr>
        <w:rPr>
          <w:ins w:id="86" w:author="Eric Zoons" w:date="2023-09-14T08:06:00Z"/>
          <w:rStyle w:val="Zwaar"/>
        </w:rPr>
        <w:pPrChange w:id="87" w:author="Eric Zoons" w:date="2023-09-14T08:16:00Z">
          <w:pPr>
            <w:pStyle w:val="Geenafstand"/>
            <w:ind w:left="708"/>
          </w:pPr>
        </w:pPrChange>
      </w:pPr>
      <w:ins w:id="88" w:author="Eric Zoons" w:date="2023-09-14T08:06:00Z">
        <w:r>
          <w:rPr>
            <w:rStyle w:val="Zwaar"/>
          </w:rPr>
          <w:t xml:space="preserve">Gebruik </w:t>
        </w:r>
      </w:ins>
      <w:ins w:id="89" w:author="Eric Zoons" w:date="2023-09-14T08:07:00Z">
        <w:r>
          <w:rPr>
            <w:rStyle w:val="Zwaar"/>
          </w:rPr>
          <w:t>namen die iets vertellen over wat aan doen ben</w:t>
        </w:r>
      </w:ins>
      <w:ins w:id="90" w:author="Eric Zoons" w:date="2023-09-14T08:06:00Z">
        <w:r w:rsidRPr="00D47A8D">
          <w:rPr>
            <w:rStyle w:val="Zwaar"/>
          </w:rPr>
          <w:t xml:space="preserve"> </w:t>
        </w:r>
      </w:ins>
    </w:p>
    <w:p w14:paraId="0D1BEC58" w14:textId="472E5DE7" w:rsidR="00A45784" w:rsidRDefault="0019213F" w:rsidP="00175CB3">
      <w:pPr>
        <w:pStyle w:val="Geenafstand"/>
        <w:numPr>
          <w:ilvl w:val="2"/>
          <w:numId w:val="13"/>
        </w:numPr>
        <w:rPr>
          <w:ins w:id="91" w:author="Eric Zoons" w:date="2023-09-14T08:09:00Z"/>
        </w:rPr>
        <w:pPrChange w:id="92" w:author="Eric Zoons" w:date="2023-09-14T08:16:00Z">
          <w:pPr>
            <w:pStyle w:val="Geenafstand"/>
            <w:ind w:left="1416"/>
          </w:pPr>
        </w:pPrChange>
      </w:pPr>
      <w:ins w:id="93" w:author="Eric Zoons" w:date="2023-09-14T08:07:00Z">
        <w:r>
          <w:t xml:space="preserve">Als </w:t>
        </w:r>
      </w:ins>
      <w:ins w:id="94" w:author="Eric Zoons" w:date="2023-09-14T08:08:00Z">
        <w:r>
          <w:t xml:space="preserve">variabelen / </w:t>
        </w:r>
      </w:ins>
      <w:ins w:id="95" w:author="Eric Zoons" w:date="2023-09-14T08:24:00Z">
        <w:r w:rsidR="00385557">
          <w:t>Function</w:t>
        </w:r>
      </w:ins>
      <w:ins w:id="96" w:author="Eric Zoons" w:date="2023-09-14T08:08:00Z">
        <w:r>
          <w:t xml:space="preserve"> /</w:t>
        </w:r>
      </w:ins>
      <w:ins w:id="97" w:author="Eric Zoons" w:date="2023-09-14T08:24:00Z">
        <w:r w:rsidR="00385557">
          <w:t xml:space="preserve"> Procedure</w:t>
        </w:r>
      </w:ins>
      <w:ins w:id="98" w:author="Eric Zoons" w:date="2023-09-14T08:08:00Z">
        <w:r>
          <w:t xml:space="preserve"> schrijf geef die namen die gelijk wat</w:t>
        </w:r>
      </w:ins>
      <w:ins w:id="99" w:author="Eric Zoons" w:date="2023-09-14T08:09:00Z">
        <w:r>
          <w:t xml:space="preserve"> voor dienen en niet alleen voor jou ook voor anderen</w:t>
        </w:r>
      </w:ins>
    </w:p>
    <w:p w14:paraId="6450E297" w14:textId="77777777" w:rsidR="00175CB3" w:rsidRPr="00A45784" w:rsidRDefault="00175CB3" w:rsidP="00175CB3">
      <w:pPr>
        <w:pStyle w:val="Geenafstand"/>
        <w:pPrChange w:id="100" w:author="Eric Zoons" w:date="2023-09-14T08:09:00Z">
          <w:pPr/>
        </w:pPrChange>
      </w:pPr>
    </w:p>
    <w:p w14:paraId="772078AC" w14:textId="50928E27" w:rsidR="00175CB3" w:rsidRPr="00D47A8D" w:rsidRDefault="00175CB3" w:rsidP="00175CB3">
      <w:pPr>
        <w:pStyle w:val="Geenafstand"/>
        <w:numPr>
          <w:ilvl w:val="0"/>
          <w:numId w:val="13"/>
        </w:numPr>
        <w:rPr>
          <w:ins w:id="101" w:author="Eric Zoons" w:date="2023-09-14T08:10:00Z"/>
          <w:rStyle w:val="Zwaar"/>
        </w:rPr>
        <w:pPrChange w:id="102" w:author="Eric Zoons" w:date="2023-09-14T08:16:00Z">
          <w:pPr>
            <w:pStyle w:val="Geenafstand"/>
            <w:ind w:left="708"/>
          </w:pPr>
        </w:pPrChange>
      </w:pPr>
      <w:ins w:id="103" w:author="Eric Zoons" w:date="2023-09-14T08:10:00Z">
        <w:r>
          <w:rPr>
            <w:rStyle w:val="Zwaar"/>
          </w:rPr>
          <w:t>Zorg er voor dingen kan hergebruiken</w:t>
        </w:r>
      </w:ins>
    </w:p>
    <w:p w14:paraId="33C24BBB" w14:textId="0F055B99" w:rsidR="00175CB3" w:rsidRDefault="00175CB3" w:rsidP="00175CB3">
      <w:pPr>
        <w:pStyle w:val="Geenafstand"/>
        <w:numPr>
          <w:ilvl w:val="2"/>
          <w:numId w:val="13"/>
        </w:numPr>
        <w:rPr>
          <w:ins w:id="104" w:author="Eric Zoons" w:date="2023-09-14T08:10:00Z"/>
        </w:rPr>
        <w:pPrChange w:id="105" w:author="Eric Zoons" w:date="2023-09-14T08:16:00Z">
          <w:pPr>
            <w:pStyle w:val="Geenafstand"/>
            <w:ind w:left="1416"/>
          </w:pPr>
        </w:pPrChange>
      </w:pPr>
      <w:ins w:id="106" w:author="Eric Zoons" w:date="2023-09-14T08:15:00Z">
        <w:r>
          <w:t xml:space="preserve">Zorg dat je code kan hergebruiken dus niet direct aan dingen koppelen GUI , </w:t>
        </w:r>
      </w:ins>
      <w:ins w:id="107" w:author="Eric Zoons" w:date="2023-09-14T08:16:00Z">
        <w:r>
          <w:t>DataBase</w:t>
        </w:r>
        <w:r>
          <w:br/>
        </w:r>
      </w:ins>
      <w:ins w:id="108" w:author="Eric Zoons" w:date="2023-09-14T08:17:00Z">
        <w:r>
          <w:t>lees regel 3</w:t>
        </w:r>
      </w:ins>
    </w:p>
    <w:p w14:paraId="0346ACC9" w14:textId="77777777" w:rsidR="00A45784" w:rsidRPr="00A45784" w:rsidRDefault="00A45784" w:rsidP="00897871">
      <w:pPr>
        <w:pStyle w:val="Geenafstand"/>
        <w:pPrChange w:id="109" w:author="Eric Zoons" w:date="2023-09-14T07:44:00Z">
          <w:pPr/>
        </w:pPrChange>
      </w:pPr>
    </w:p>
    <w:p w14:paraId="495F5311" w14:textId="77777777" w:rsidR="00A45784" w:rsidRPr="00A45784" w:rsidRDefault="00A45784" w:rsidP="00897871">
      <w:pPr>
        <w:pStyle w:val="Geenafstand"/>
        <w:pPrChange w:id="110" w:author="Eric Zoons" w:date="2023-09-14T07:44:00Z">
          <w:pPr/>
        </w:pPrChange>
      </w:pPr>
    </w:p>
    <w:p w14:paraId="690287EB" w14:textId="77777777" w:rsidR="00A45784" w:rsidRPr="00A45784" w:rsidRDefault="00A45784" w:rsidP="00897871">
      <w:pPr>
        <w:pStyle w:val="Geenafstand"/>
        <w:pPrChange w:id="111" w:author="Eric Zoons" w:date="2023-09-14T07:44:00Z">
          <w:pPr/>
        </w:pPrChange>
      </w:pPr>
    </w:p>
    <w:p w14:paraId="212543ED" w14:textId="77777777" w:rsidR="00A45784" w:rsidRPr="00A45784" w:rsidRDefault="00A45784" w:rsidP="00897871">
      <w:pPr>
        <w:pStyle w:val="Geenafstand"/>
        <w:pPrChange w:id="112" w:author="Eric Zoons" w:date="2023-09-14T07:44:00Z">
          <w:pPr/>
        </w:pPrChange>
      </w:pPr>
    </w:p>
    <w:p w14:paraId="2DAB90BF" w14:textId="0EE3EA7A" w:rsidR="00175CB3" w:rsidRDefault="00175CB3">
      <w:pPr>
        <w:rPr>
          <w:ins w:id="113" w:author="Eric Zoons" w:date="2023-09-14T08:18:00Z"/>
        </w:rPr>
      </w:pPr>
      <w:ins w:id="114" w:author="Eric Zoons" w:date="2023-09-14T08:18:00Z">
        <w:r>
          <w:br w:type="page"/>
        </w:r>
      </w:ins>
    </w:p>
    <w:p w14:paraId="58A7122D" w14:textId="106F6187" w:rsidR="00A45784" w:rsidRPr="00A45784" w:rsidDel="00175CB3" w:rsidRDefault="00A45784" w:rsidP="00897871">
      <w:pPr>
        <w:pStyle w:val="Geenafstand"/>
        <w:rPr>
          <w:del w:id="115" w:author="Eric Zoons" w:date="2023-09-14T08:18:00Z"/>
        </w:rPr>
        <w:pPrChange w:id="116" w:author="Eric Zoons" w:date="2023-09-14T07:44:00Z">
          <w:pPr/>
        </w:pPrChange>
      </w:pPr>
    </w:p>
    <w:p w14:paraId="29DCCB53" w14:textId="3012087D" w:rsidR="00A45784" w:rsidRPr="00A45784" w:rsidRDefault="00897871" w:rsidP="00897871">
      <w:pPr>
        <w:pStyle w:val="Duidelijkcitaat"/>
        <w:pPrChange w:id="117" w:author="Eric Zoons" w:date="2023-09-14T07:58:00Z">
          <w:pPr/>
        </w:pPrChange>
      </w:pPr>
      <w:ins w:id="118" w:author="Eric Zoons" w:date="2023-09-14T07:58:00Z">
        <w:r>
          <w:t xml:space="preserve">Begrippenlijst </w:t>
        </w:r>
      </w:ins>
    </w:p>
    <w:p w14:paraId="16710420" w14:textId="77777777" w:rsidR="00A45784" w:rsidRPr="00A45784" w:rsidRDefault="00A45784" w:rsidP="00897871">
      <w:pPr>
        <w:pStyle w:val="Geenafstand"/>
        <w:pPrChange w:id="119" w:author="Eric Zoons" w:date="2023-09-14T07:44:00Z">
          <w:pPr/>
        </w:pPrChange>
      </w:pPr>
    </w:p>
    <w:p w14:paraId="034F3E39" w14:textId="30AD8417" w:rsidR="00897871" w:rsidRPr="00D47A8D" w:rsidRDefault="00175CB3" w:rsidP="00897871">
      <w:pPr>
        <w:pStyle w:val="Geenafstand"/>
        <w:ind w:left="708"/>
        <w:rPr>
          <w:ins w:id="120" w:author="Eric Zoons" w:date="2023-09-14T07:58:00Z"/>
          <w:rStyle w:val="Zwaar"/>
        </w:rPr>
      </w:pPr>
      <w:ins w:id="121" w:author="Eric Zoons" w:date="2023-09-14T08:18:00Z">
        <w:r>
          <w:rPr>
            <w:rStyle w:val="Zwaar"/>
          </w:rPr>
          <w:t>GUI</w:t>
        </w:r>
      </w:ins>
    </w:p>
    <w:p w14:paraId="08B7F25B" w14:textId="0065D465" w:rsidR="00A45784" w:rsidRPr="00B36FA9" w:rsidRDefault="00385557" w:rsidP="00B36FA9">
      <w:pPr>
        <w:pStyle w:val="Geenafstand"/>
        <w:ind w:left="1416"/>
        <w:pPrChange w:id="122" w:author="Eric Zoons" w:date="2023-09-14T09:02:00Z">
          <w:pPr/>
        </w:pPrChange>
      </w:pPr>
      <w:ins w:id="123" w:author="Eric Zoons" w:date="2023-09-14T08:19:00Z">
        <w:r w:rsidRPr="00B36FA9">
          <w:t>staat voor "Graphical User Interface" en kan in het Nederlands worden vertaald als "Grafische Gebruikersinterface". Het is de visuele manier waarop gebruikers kunnen communiceren met computersoftware of -systemen, met behulp van grafische elementen zoals pictogrammen, knoppen, vensters en menu's in plaats van tekstopdrachten. Een GUI maakt software toegankelijker en gebruiksvriendelijker doordat gebruikers interactie kunnen hebben met het programma door middel van visuele elementen in plaats van te vertrouwen op opdrachten die in tekstvorm moeten worden ingevoerd.</w:t>
        </w:r>
      </w:ins>
    </w:p>
    <w:p w14:paraId="13D93F6A" w14:textId="77777777" w:rsidR="00A45784" w:rsidRPr="00A45784" w:rsidRDefault="00A45784" w:rsidP="00897871">
      <w:pPr>
        <w:pStyle w:val="Geenafstand"/>
        <w:pPrChange w:id="124" w:author="Eric Zoons" w:date="2023-09-14T07:44:00Z">
          <w:pPr/>
        </w:pPrChange>
      </w:pPr>
    </w:p>
    <w:p w14:paraId="57B123B7" w14:textId="77777777" w:rsidR="00385557" w:rsidRDefault="00385557" w:rsidP="00385557">
      <w:pPr>
        <w:pStyle w:val="Geenafstand"/>
        <w:ind w:firstLine="708"/>
        <w:rPr>
          <w:ins w:id="125" w:author="Eric Zoons" w:date="2023-09-14T08:20:00Z"/>
          <w:rStyle w:val="Zwaar"/>
        </w:rPr>
        <w:pPrChange w:id="126" w:author="Eric Zoons" w:date="2023-09-14T08:20:00Z">
          <w:pPr>
            <w:pStyle w:val="Geenafstand"/>
            <w:ind w:left="1416"/>
          </w:pPr>
        </w:pPrChange>
      </w:pPr>
      <w:ins w:id="127" w:author="Eric Zoons" w:date="2023-09-14T08:20:00Z">
        <w:r w:rsidRPr="00385557">
          <w:rPr>
            <w:rStyle w:val="Zwaar"/>
          </w:rPr>
          <w:t>DataBase</w:t>
        </w:r>
        <w:r w:rsidRPr="00385557">
          <w:rPr>
            <w:rStyle w:val="Zwaar"/>
          </w:rPr>
          <w:t xml:space="preserve"> </w:t>
        </w:r>
      </w:ins>
    </w:p>
    <w:p w14:paraId="10627B62" w14:textId="0CE4ADB6" w:rsidR="00A45784" w:rsidRPr="00A45784" w:rsidDel="0019213F" w:rsidRDefault="00385557" w:rsidP="00B36FA9">
      <w:pPr>
        <w:pStyle w:val="Geenafstand"/>
        <w:ind w:left="1416"/>
        <w:rPr>
          <w:del w:id="128" w:author="Eric Zoons" w:date="2023-09-14T07:59:00Z"/>
        </w:rPr>
        <w:pPrChange w:id="129" w:author="Eric Zoons" w:date="2023-09-14T09:01:00Z">
          <w:pPr/>
        </w:pPrChange>
      </w:pPr>
      <w:ins w:id="130" w:author="Eric Zoons" w:date="2023-09-14T08:20:00Z">
        <w:r w:rsidRPr="00385557">
          <w:t>kan in het Nederlands worden vertaald als "databank" of "gegevensbank." Een database is een georganiseerde verzameling van gestructureerde gegevens die op een efficiënte manier kunnen worden opgeslagen, beheerd en opgevraagd. Databases worden vaak gebruikt om informatie te bewaren en te organiseren, en ze spelen een cruciale rol in allerlei toepassingen, zoals bedrijfsbeheer, websites, softwaretoepassingen en meer. Een database bevat gewoonlijk tabellen met rijen en kolommen waarin gegevens worden opgeslagen en kan worden beheerd met behulp van een databasebeheersysteem (DBMS), zoals MySQL, PostgreSQL, Oracle of Microsoft SQL Server.</w:t>
        </w:r>
      </w:ins>
    </w:p>
    <w:p w14:paraId="2D242915" w14:textId="0249662A" w:rsidR="00A45784" w:rsidRPr="00A45784" w:rsidDel="0019213F" w:rsidRDefault="00A45784" w:rsidP="00B36FA9">
      <w:pPr>
        <w:pStyle w:val="Geenafstand"/>
        <w:ind w:left="1416"/>
        <w:rPr>
          <w:del w:id="131" w:author="Eric Zoons" w:date="2023-09-14T07:59:00Z"/>
        </w:rPr>
        <w:pPrChange w:id="132" w:author="Eric Zoons" w:date="2023-09-14T09:01:00Z">
          <w:pPr/>
        </w:pPrChange>
      </w:pPr>
    </w:p>
    <w:p w14:paraId="5F48D33C" w14:textId="54E1017E" w:rsidR="00A45784" w:rsidRPr="00A45784" w:rsidDel="0019213F" w:rsidRDefault="00A45784" w:rsidP="00B36FA9">
      <w:pPr>
        <w:pStyle w:val="Geenafstand"/>
        <w:ind w:left="1416"/>
        <w:rPr>
          <w:del w:id="133" w:author="Eric Zoons" w:date="2023-09-14T07:59:00Z"/>
        </w:rPr>
        <w:pPrChange w:id="134" w:author="Eric Zoons" w:date="2023-09-14T09:01:00Z">
          <w:pPr/>
        </w:pPrChange>
      </w:pPr>
    </w:p>
    <w:p w14:paraId="07DC7F04" w14:textId="57032D5E" w:rsidR="00A45784" w:rsidRPr="00A45784" w:rsidDel="0019213F" w:rsidRDefault="00A45784" w:rsidP="00B36FA9">
      <w:pPr>
        <w:pStyle w:val="Geenafstand"/>
        <w:ind w:left="1416"/>
        <w:rPr>
          <w:del w:id="135" w:author="Eric Zoons" w:date="2023-09-14T07:59:00Z"/>
        </w:rPr>
        <w:pPrChange w:id="136" w:author="Eric Zoons" w:date="2023-09-14T09:01:00Z">
          <w:pPr/>
        </w:pPrChange>
      </w:pPr>
    </w:p>
    <w:p w14:paraId="3101643E" w14:textId="2FF063E3" w:rsidR="00A45784" w:rsidRPr="00A45784" w:rsidDel="0019213F" w:rsidRDefault="00A45784" w:rsidP="00B36FA9">
      <w:pPr>
        <w:pStyle w:val="Geenafstand"/>
        <w:ind w:left="1416"/>
        <w:rPr>
          <w:del w:id="137" w:author="Eric Zoons" w:date="2023-09-14T07:59:00Z"/>
        </w:rPr>
        <w:pPrChange w:id="138" w:author="Eric Zoons" w:date="2023-09-14T09:01:00Z">
          <w:pPr/>
        </w:pPrChange>
      </w:pPr>
    </w:p>
    <w:p w14:paraId="1D6F634F" w14:textId="3434D528" w:rsidR="00A45784" w:rsidRPr="00A45784" w:rsidDel="0019213F" w:rsidRDefault="00A45784" w:rsidP="00B36FA9">
      <w:pPr>
        <w:pStyle w:val="Geenafstand"/>
        <w:ind w:left="1416"/>
        <w:rPr>
          <w:del w:id="139" w:author="Eric Zoons" w:date="2023-09-14T07:59:00Z"/>
        </w:rPr>
        <w:pPrChange w:id="140" w:author="Eric Zoons" w:date="2023-09-14T09:01:00Z">
          <w:pPr/>
        </w:pPrChange>
      </w:pPr>
    </w:p>
    <w:p w14:paraId="55419DCC" w14:textId="69E22344" w:rsidR="00A45784" w:rsidRPr="00A45784" w:rsidDel="0019213F" w:rsidRDefault="00A45784" w:rsidP="00B36FA9">
      <w:pPr>
        <w:pStyle w:val="Geenafstand"/>
        <w:ind w:left="1416"/>
        <w:rPr>
          <w:del w:id="141" w:author="Eric Zoons" w:date="2023-09-14T07:59:00Z"/>
        </w:rPr>
        <w:pPrChange w:id="142" w:author="Eric Zoons" w:date="2023-09-14T09:01:00Z">
          <w:pPr/>
        </w:pPrChange>
      </w:pPr>
    </w:p>
    <w:p w14:paraId="514F7B9E" w14:textId="236FC956" w:rsidR="00A45784" w:rsidRPr="00A45784" w:rsidDel="0019213F" w:rsidRDefault="00A45784" w:rsidP="00B36FA9">
      <w:pPr>
        <w:pStyle w:val="Geenafstand"/>
        <w:ind w:left="1416"/>
        <w:rPr>
          <w:del w:id="143" w:author="Eric Zoons" w:date="2023-09-14T07:59:00Z"/>
        </w:rPr>
        <w:pPrChange w:id="144" w:author="Eric Zoons" w:date="2023-09-14T09:01:00Z">
          <w:pPr/>
        </w:pPrChange>
      </w:pPr>
    </w:p>
    <w:p w14:paraId="71463470" w14:textId="128BB5B9" w:rsidR="00A45784" w:rsidRPr="00A45784" w:rsidDel="0019213F" w:rsidRDefault="00A45784" w:rsidP="00B36FA9">
      <w:pPr>
        <w:pStyle w:val="Geenafstand"/>
        <w:ind w:left="1416"/>
        <w:rPr>
          <w:del w:id="145" w:author="Eric Zoons" w:date="2023-09-14T07:59:00Z"/>
        </w:rPr>
        <w:pPrChange w:id="146" w:author="Eric Zoons" w:date="2023-09-14T09:01:00Z">
          <w:pPr/>
        </w:pPrChange>
      </w:pPr>
    </w:p>
    <w:p w14:paraId="2D5696F0" w14:textId="14C726A4" w:rsidR="00A45784" w:rsidRPr="00A45784" w:rsidDel="0019213F" w:rsidRDefault="00A45784" w:rsidP="00B36FA9">
      <w:pPr>
        <w:pStyle w:val="Geenafstand"/>
        <w:ind w:left="1416"/>
        <w:rPr>
          <w:del w:id="147" w:author="Eric Zoons" w:date="2023-09-14T07:59:00Z"/>
        </w:rPr>
        <w:pPrChange w:id="148" w:author="Eric Zoons" w:date="2023-09-14T09:01:00Z">
          <w:pPr/>
        </w:pPrChange>
      </w:pPr>
    </w:p>
    <w:p w14:paraId="6DE93E8A" w14:textId="37223067" w:rsidR="00A45784" w:rsidRPr="00A45784" w:rsidDel="0019213F" w:rsidRDefault="00A45784" w:rsidP="00B36FA9">
      <w:pPr>
        <w:pStyle w:val="Geenafstand"/>
        <w:ind w:left="1416"/>
        <w:rPr>
          <w:del w:id="149" w:author="Eric Zoons" w:date="2023-09-14T07:59:00Z"/>
        </w:rPr>
        <w:pPrChange w:id="150" w:author="Eric Zoons" w:date="2023-09-14T09:01:00Z">
          <w:pPr/>
        </w:pPrChange>
      </w:pPr>
    </w:p>
    <w:p w14:paraId="28112DAB" w14:textId="35A7BC8E" w:rsidR="00A45784" w:rsidRPr="00A45784" w:rsidDel="0019213F" w:rsidRDefault="00A45784" w:rsidP="00B36FA9">
      <w:pPr>
        <w:pStyle w:val="Geenafstand"/>
        <w:ind w:left="1416"/>
        <w:rPr>
          <w:del w:id="151" w:author="Eric Zoons" w:date="2023-09-14T07:59:00Z"/>
        </w:rPr>
        <w:pPrChange w:id="152" w:author="Eric Zoons" w:date="2023-09-14T09:01:00Z">
          <w:pPr/>
        </w:pPrChange>
      </w:pPr>
    </w:p>
    <w:p w14:paraId="3611C493" w14:textId="7EF964F4" w:rsidR="00A45784" w:rsidRPr="00A45784" w:rsidDel="0019213F" w:rsidRDefault="00A45784" w:rsidP="00B36FA9">
      <w:pPr>
        <w:pStyle w:val="Geenafstand"/>
        <w:ind w:left="1416"/>
        <w:rPr>
          <w:del w:id="153" w:author="Eric Zoons" w:date="2023-09-14T07:59:00Z"/>
          <w:u w:val="single"/>
        </w:rPr>
        <w:pPrChange w:id="154" w:author="Eric Zoons" w:date="2023-09-14T09:01:00Z">
          <w:pPr/>
        </w:pPrChange>
      </w:pPr>
    </w:p>
    <w:p w14:paraId="62AF11DE" w14:textId="40A2EEE2" w:rsidR="00A45784" w:rsidRPr="00A45784" w:rsidDel="0019213F" w:rsidRDefault="00A45784" w:rsidP="00B36FA9">
      <w:pPr>
        <w:pStyle w:val="Geenafstand"/>
        <w:ind w:left="1416"/>
        <w:rPr>
          <w:del w:id="155" w:author="Eric Zoons" w:date="2023-09-14T07:59:00Z"/>
          <w:u w:val="single"/>
        </w:rPr>
        <w:pPrChange w:id="156" w:author="Eric Zoons" w:date="2023-09-14T09:01:00Z">
          <w:pPr/>
        </w:pPrChange>
      </w:pPr>
    </w:p>
    <w:p w14:paraId="714D6303" w14:textId="45B332E3" w:rsidR="00A45784" w:rsidRPr="00A45784" w:rsidDel="0019213F" w:rsidRDefault="00A45784" w:rsidP="00B36FA9">
      <w:pPr>
        <w:pStyle w:val="Geenafstand"/>
        <w:ind w:left="1416"/>
        <w:rPr>
          <w:del w:id="157" w:author="Eric Zoons" w:date="2023-09-14T07:59:00Z"/>
          <w:u w:val="single"/>
        </w:rPr>
        <w:pPrChange w:id="158" w:author="Eric Zoons" w:date="2023-09-14T09:01:00Z">
          <w:pPr/>
        </w:pPrChange>
      </w:pPr>
    </w:p>
    <w:p w14:paraId="5B579883" w14:textId="77777777" w:rsidR="00385557" w:rsidRDefault="00385557" w:rsidP="00B36FA9">
      <w:pPr>
        <w:pStyle w:val="Geenafstand"/>
        <w:ind w:left="1416"/>
        <w:rPr>
          <w:ins w:id="159" w:author="Eric Zoons" w:date="2023-09-14T08:21:00Z"/>
          <w:u w:val="single"/>
        </w:rPr>
        <w:pPrChange w:id="160" w:author="Eric Zoons" w:date="2023-09-14T09:01:00Z">
          <w:pPr>
            <w:ind w:left="1416"/>
          </w:pPr>
        </w:pPrChange>
      </w:pPr>
    </w:p>
    <w:p w14:paraId="56C9F021" w14:textId="2630CB2D" w:rsidR="00385557" w:rsidRDefault="00385557" w:rsidP="00385557">
      <w:pPr>
        <w:pStyle w:val="Geenafstand"/>
        <w:ind w:firstLine="708"/>
        <w:rPr>
          <w:ins w:id="161" w:author="Eric Zoons" w:date="2023-09-14T08:21:00Z"/>
          <w:rStyle w:val="Zwaar"/>
        </w:rPr>
      </w:pPr>
      <w:ins w:id="162" w:author="Eric Zoons" w:date="2023-09-14T08:22:00Z">
        <w:r>
          <w:rPr>
            <w:rStyle w:val="Zwaar"/>
          </w:rPr>
          <w:t>V</w:t>
        </w:r>
        <w:r w:rsidRPr="00385557">
          <w:rPr>
            <w:rStyle w:val="Zwaar"/>
          </w:rPr>
          <w:t>ariabelen</w:t>
        </w:r>
      </w:ins>
    </w:p>
    <w:p w14:paraId="73C97EB7" w14:textId="4DC3A9EF" w:rsidR="008030E6" w:rsidRDefault="00385557" w:rsidP="00B36FA9">
      <w:pPr>
        <w:pStyle w:val="Geenafstand"/>
        <w:ind w:left="1416"/>
        <w:rPr>
          <w:ins w:id="163" w:author="Eric Zoons" w:date="2023-09-14T08:45:00Z"/>
          <w:shd w:val="clear" w:color="auto" w:fill="F7F7F8"/>
        </w:rPr>
        <w:pPrChange w:id="164" w:author="Eric Zoons" w:date="2023-09-14T09:01:00Z">
          <w:pPr>
            <w:ind w:left="1416"/>
          </w:pPr>
        </w:pPrChange>
      </w:pPr>
      <w:ins w:id="165" w:author="Eric Zoons" w:date="2023-09-14T08:22:00Z">
        <w:r>
          <w:rPr>
            <w:shd w:val="clear" w:color="auto" w:fill="F7F7F8"/>
          </w:rPr>
          <w:t>Variabelen zijn symbolische namen die worden gebruikt om gegevens op te slaan en te manipuleren binnen een computerprogramma. Ze worden gebruikt om waarden zoals getallen, tekst, booleans en meer op te slaan, zodat deze waarden later in het programma kunnen worden gebruikt of gewijzigd. Variabelen hebben meestal een datatype dat aangeeft welk soort gegevens ze kunnen bevatten, zoals integers (gehele getallen), floats (kommagetallen), strings (tekst), enzovoort.</w:t>
        </w:r>
      </w:ins>
    </w:p>
    <w:p w14:paraId="0D0DC2D2" w14:textId="77777777" w:rsidR="008030E6" w:rsidRDefault="008030E6" w:rsidP="008030E6">
      <w:pPr>
        <w:ind w:left="708"/>
        <w:rPr>
          <w:ins w:id="166" w:author="Eric Zoons" w:date="2023-09-14T08:47:00Z"/>
          <w:rStyle w:val="Zwaar"/>
        </w:rPr>
      </w:pPr>
      <w:ins w:id="167" w:author="Eric Zoons" w:date="2023-09-14T08:47:00Z">
        <w:r w:rsidRPr="008030E6">
          <w:rPr>
            <w:rStyle w:val="Zwaar"/>
          </w:rPr>
          <w:t>Function</w:t>
        </w:r>
        <w:r w:rsidRPr="008030E6">
          <w:rPr>
            <w:rStyle w:val="Zwaar"/>
          </w:rPr>
          <w:t xml:space="preserve"> </w:t>
        </w:r>
      </w:ins>
    </w:p>
    <w:p w14:paraId="607C5300" w14:textId="77777777" w:rsidR="008030E6" w:rsidRDefault="008030E6" w:rsidP="00B36FA9">
      <w:pPr>
        <w:pStyle w:val="Geenafstand"/>
        <w:ind w:left="1416"/>
        <w:rPr>
          <w:ins w:id="168" w:author="Eric Zoons" w:date="2023-09-14T08:49:00Z"/>
          <w:shd w:val="clear" w:color="auto" w:fill="F7F7F8"/>
        </w:rPr>
        <w:pPrChange w:id="169" w:author="Eric Zoons" w:date="2023-09-14T09:01:00Z">
          <w:pPr>
            <w:ind w:left="1416"/>
          </w:pPr>
        </w:pPrChange>
      </w:pPr>
      <w:ins w:id="170" w:author="Eric Zoons" w:date="2023-09-14T08:49:00Z">
        <w:r w:rsidRPr="008030E6">
          <w:rPr>
            <w:shd w:val="clear" w:color="auto" w:fill="F7F7F8"/>
          </w:rPr>
          <w:t>In de meeste programmeertalen declareer je eerst een functie voordat je deze kunt gebruiken. Dit omvat het specificeren van de functienaam, parameters (indien van toepassing), het retourtype en het codeblok dat definieert wat de functie doet.</w:t>
        </w:r>
      </w:ins>
    </w:p>
    <w:p w14:paraId="230170BA" w14:textId="74986A9B" w:rsidR="008030E6" w:rsidRDefault="008030E6" w:rsidP="008030E6">
      <w:pPr>
        <w:ind w:left="708"/>
        <w:rPr>
          <w:ins w:id="171" w:author="Eric Zoons" w:date="2023-09-14T08:47:00Z"/>
          <w:rStyle w:val="Zwaar"/>
        </w:rPr>
        <w:pPrChange w:id="172" w:author="Eric Zoons" w:date="2023-09-14T08:49:00Z">
          <w:pPr>
            <w:ind w:left="1416"/>
          </w:pPr>
        </w:pPrChange>
      </w:pPr>
      <w:ins w:id="173" w:author="Eric Zoons" w:date="2023-09-14T08:47:00Z">
        <w:r w:rsidRPr="008030E6">
          <w:rPr>
            <w:rStyle w:val="Zwaar"/>
          </w:rPr>
          <w:t xml:space="preserve">Procedure </w:t>
        </w:r>
      </w:ins>
    </w:p>
    <w:p w14:paraId="73E074FE" w14:textId="77777777" w:rsidR="008030E6" w:rsidRDefault="008030E6" w:rsidP="00B36FA9">
      <w:pPr>
        <w:pStyle w:val="Geenafstand"/>
        <w:ind w:left="1416"/>
        <w:rPr>
          <w:ins w:id="174" w:author="Eric Zoons" w:date="2023-09-14T08:59:00Z"/>
          <w:shd w:val="clear" w:color="auto" w:fill="F7F7F8"/>
        </w:rPr>
        <w:pPrChange w:id="175" w:author="Eric Zoons" w:date="2023-09-14T09:00:00Z">
          <w:pPr>
            <w:ind w:left="1416"/>
          </w:pPr>
        </w:pPrChange>
      </w:pPr>
      <w:ins w:id="176" w:author="Eric Zoons" w:date="2023-09-14T08:51:00Z">
        <w:r w:rsidRPr="008030E6">
          <w:rPr>
            <w:shd w:val="clear" w:color="auto" w:fill="F7F7F8"/>
          </w:rPr>
          <w:t>Een procedure is een reeks instructies in een computerprogramma die een specifieke taak uitvoert of een bepaalde actie volgt. Procedures worden vaak gebruikt om herhaalbare stappen te definiëren en de code te structureren, maar ze kunnen in tegenstelling tot functies geen waarden retourneren. Procedures worden vaak gebruikt voor taken zoals het bijwerken van gegevens, het afdrukken van informatie of het uitvoeren van acties zonder dat er een resultaat hoeft te worden geretourneerd.</w:t>
        </w:r>
      </w:ins>
    </w:p>
    <w:p w14:paraId="2B5F0946" w14:textId="0A9A7EAA" w:rsidR="00B36FA9" w:rsidRDefault="00B36FA9" w:rsidP="00B36FA9">
      <w:pPr>
        <w:ind w:left="708"/>
        <w:rPr>
          <w:ins w:id="177" w:author="Eric Zoons" w:date="2023-09-14T08:59:00Z"/>
          <w:rStyle w:val="Zwaar"/>
        </w:rPr>
      </w:pPr>
      <w:ins w:id="178" w:author="Eric Zoons" w:date="2023-09-14T08:59:00Z">
        <w:r>
          <w:rPr>
            <w:rStyle w:val="Zwaar"/>
          </w:rPr>
          <w:t>NOOB</w:t>
        </w:r>
      </w:ins>
    </w:p>
    <w:p w14:paraId="62BE777A" w14:textId="37CF47D4" w:rsidR="008030E6" w:rsidRPr="00B36FA9" w:rsidRDefault="00B36FA9" w:rsidP="00B36FA9">
      <w:pPr>
        <w:pStyle w:val="Geenafstand"/>
        <w:ind w:left="1416"/>
        <w:rPr>
          <w:ins w:id="179" w:author="Eric Zoons" w:date="2023-09-14T08:51:00Z"/>
          <w:rPrChange w:id="180" w:author="Eric Zoons" w:date="2023-09-14T09:01:00Z">
            <w:rPr>
              <w:ins w:id="181" w:author="Eric Zoons" w:date="2023-09-14T08:51:00Z"/>
              <w:shd w:val="clear" w:color="auto" w:fill="F7F7F8"/>
            </w:rPr>
          </w:rPrChange>
        </w:rPr>
        <w:pPrChange w:id="182" w:author="Eric Zoons" w:date="2023-09-14T09:01:00Z">
          <w:pPr/>
        </w:pPrChange>
      </w:pPr>
      <w:ins w:id="183" w:author="Eric Zoons" w:date="2023-09-14T08:59:00Z">
        <w:r w:rsidRPr="00B36FA9">
          <w:rPr>
            <w:rPrChange w:id="184" w:author="Eric Zoons" w:date="2023-09-14T09:01:00Z">
              <w:rPr>
                <w:shd w:val="clear" w:color="auto" w:fill="F7F7F8"/>
              </w:rPr>
            </w:rPrChange>
          </w:rPr>
          <w:t>In de programmeerwereld verwijst "NOOB" meestal naar een informele term die wordt gebruikt om een beginnende programmeur of iemand met weinig ervaring aan te duiden. Het kan een licht spottende connotatie hebben, maar wordt over het algemeen gebruikt om iemand te beschrijven die nog niet veel kennis of vaardigheden heeft in programmeren en softwareontwikkeling.</w:t>
        </w:r>
      </w:ins>
    </w:p>
    <w:p w14:paraId="75F0142B" w14:textId="7AF36155" w:rsidR="00B36FA9" w:rsidRDefault="00B36FA9">
      <w:pPr>
        <w:rPr>
          <w:ins w:id="185" w:author="Eric Zoons" w:date="2023-09-14T09:02:00Z"/>
          <w:rFonts w:ascii="Segoe UI" w:hAnsi="Segoe UI" w:cs="Segoe UI"/>
          <w:color w:val="374151"/>
          <w:shd w:val="clear" w:color="auto" w:fill="F7F7F8"/>
        </w:rPr>
      </w:pPr>
      <w:ins w:id="186" w:author="Eric Zoons" w:date="2023-09-14T09:02:00Z">
        <w:r>
          <w:rPr>
            <w:rFonts w:ascii="Segoe UI" w:hAnsi="Segoe UI" w:cs="Segoe UI"/>
            <w:color w:val="374151"/>
            <w:shd w:val="clear" w:color="auto" w:fill="F7F7F8"/>
          </w:rPr>
          <w:br w:type="page"/>
        </w:r>
      </w:ins>
    </w:p>
    <w:p w14:paraId="632CEE6D" w14:textId="77777777" w:rsidR="00385557" w:rsidRPr="00A45784" w:rsidDel="00385557" w:rsidRDefault="00385557" w:rsidP="008030E6">
      <w:pPr>
        <w:pStyle w:val="Duidelijkcitaat"/>
        <w:rPr>
          <w:del w:id="187" w:author="Eric Zoons" w:date="2023-09-14T08:22:00Z"/>
        </w:rPr>
        <w:pPrChange w:id="188" w:author="Eric Zoons" w:date="2023-09-14T08:51:00Z">
          <w:pPr/>
        </w:pPrChange>
      </w:pPr>
    </w:p>
    <w:p w14:paraId="61E0FCAF" w14:textId="60A737F3" w:rsidR="00A45784" w:rsidRDefault="00A45784" w:rsidP="008030E6">
      <w:pPr>
        <w:pStyle w:val="Duidelijkcitaat"/>
        <w:rPr>
          <w:ins w:id="189" w:author="Eric Zoons" w:date="2023-09-14T08:51:00Z"/>
        </w:rPr>
        <w:pPrChange w:id="190" w:author="Eric Zoons" w:date="2023-09-14T08:51:00Z">
          <w:pPr/>
        </w:pPrChange>
      </w:pPr>
      <w:del w:id="191" w:author="Eric Zoons" w:date="2023-09-14T08:22:00Z">
        <w:r w:rsidDel="00385557">
          <w:tab/>
        </w:r>
      </w:del>
      <w:ins w:id="192" w:author="Eric Zoons" w:date="2023-09-14T08:51:00Z">
        <w:r w:rsidR="008030E6">
          <w:t>Tools of Hulpmiddelen</w:t>
        </w:r>
      </w:ins>
    </w:p>
    <w:p w14:paraId="3F8704D6" w14:textId="77777777" w:rsidR="008030E6" w:rsidRDefault="008030E6" w:rsidP="008030E6">
      <w:pPr>
        <w:rPr>
          <w:ins w:id="193" w:author="Eric Zoons" w:date="2023-09-14T08:51:00Z"/>
        </w:rPr>
      </w:pPr>
    </w:p>
    <w:p w14:paraId="7CA8EE94" w14:textId="37DF842F" w:rsidR="008030E6" w:rsidRDefault="008030E6" w:rsidP="008030E6">
      <w:pPr>
        <w:rPr>
          <w:ins w:id="194" w:author="Eric Zoons" w:date="2023-09-14T08:56:00Z"/>
        </w:rPr>
      </w:pPr>
      <w:ins w:id="195" w:author="Eric Zoons" w:date="2023-09-14T08:52:00Z">
        <w:r>
          <w:tab/>
          <w:t>Je groote vriend zal google zijn en tegenwordig Chat-</w:t>
        </w:r>
      </w:ins>
      <w:ins w:id="196" w:author="Eric Zoons" w:date="2023-09-14T08:53:00Z">
        <w:r>
          <w:t>GTP</w:t>
        </w:r>
        <w:r>
          <w:br/>
        </w:r>
        <w:r>
          <w:tab/>
          <w:t xml:space="preserve">IN google begin je met programeer taal(len) en dan wat je </w:t>
        </w:r>
      </w:ins>
      <w:ins w:id="197" w:author="Eric Zoons" w:date="2023-09-14T08:54:00Z">
        <w:r>
          <w:t xml:space="preserve">zoek dat geeft mestal beste resultaat </w:t>
        </w:r>
      </w:ins>
    </w:p>
    <w:p w14:paraId="2E78833E" w14:textId="3B5DAEBE" w:rsidR="00B36FA9" w:rsidRDefault="00B36FA9" w:rsidP="008030E6">
      <w:pPr>
        <w:rPr>
          <w:ins w:id="198" w:author="Eric Zoons" w:date="2023-09-14T09:02:00Z"/>
        </w:rPr>
      </w:pPr>
      <w:ins w:id="199" w:author="Eric Zoons" w:date="2023-09-14T08:56:00Z">
        <w:r>
          <w:tab/>
        </w:r>
      </w:ins>
      <w:ins w:id="200" w:author="Eric Zoons" w:date="2023-09-14T08:57:00Z">
        <w:r>
          <w:t>Blijf een beetje weg van “</w:t>
        </w:r>
        <w:r w:rsidRPr="00B36FA9">
          <w:t>stackexchange.com</w:t>
        </w:r>
        <w:r>
          <w:t>” er zijn nog anderen daar zijn niet zo vriendijk tegen N</w:t>
        </w:r>
      </w:ins>
      <w:ins w:id="201" w:author="Eric Zoons" w:date="2023-09-14T08:58:00Z">
        <w:r>
          <w:t>OOB</w:t>
        </w:r>
      </w:ins>
    </w:p>
    <w:p w14:paraId="27DDE984" w14:textId="77777777" w:rsidR="00B36FA9" w:rsidRDefault="00B36FA9" w:rsidP="008030E6">
      <w:pPr>
        <w:rPr>
          <w:ins w:id="202" w:author="Eric Zoons" w:date="2023-09-14T09:02:00Z"/>
        </w:rPr>
      </w:pPr>
    </w:p>
    <w:p w14:paraId="74700A8A" w14:textId="311AF8D4" w:rsidR="00B36FA9" w:rsidRDefault="00B36FA9" w:rsidP="008030E6">
      <w:pPr>
        <w:rPr>
          <w:ins w:id="203" w:author="Eric Zoons" w:date="2023-09-14T09:03:00Z"/>
        </w:rPr>
      </w:pPr>
      <w:ins w:id="204" w:author="Eric Zoons" w:date="2023-09-14T09:02:00Z">
        <w:r>
          <w:tab/>
          <w:t xml:space="preserve">Arduino IDE </w:t>
        </w:r>
      </w:ins>
      <w:ins w:id="205" w:author="Eric Zoons" w:date="2023-09-14T09:04:00Z">
        <w:r>
          <w:t>(Gratis)</w:t>
        </w:r>
      </w:ins>
    </w:p>
    <w:p w14:paraId="6E9341A3" w14:textId="62CF39CE" w:rsidR="00B36FA9" w:rsidRDefault="00B36FA9" w:rsidP="008030E6">
      <w:pPr>
        <w:rPr>
          <w:ins w:id="206" w:author="Eric Zoons" w:date="2023-09-14T09:04:00Z"/>
        </w:rPr>
      </w:pPr>
      <w:ins w:id="207" w:author="Eric Zoons" w:date="2023-09-14T09:03:00Z">
        <w:r>
          <w:tab/>
        </w:r>
        <w:r w:rsidRPr="00B36FA9">
          <w:t>Microsoft VS Code</w:t>
        </w:r>
        <w:r>
          <w:t xml:space="preserve"> (Gratis)</w:t>
        </w:r>
      </w:ins>
    </w:p>
    <w:p w14:paraId="3569730B" w14:textId="56954040" w:rsidR="00B36FA9" w:rsidRDefault="00B36FA9" w:rsidP="008030E6">
      <w:pPr>
        <w:rPr>
          <w:ins w:id="208" w:author="Eric Zoons" w:date="2023-09-14T09:04:00Z"/>
        </w:rPr>
      </w:pPr>
      <w:ins w:id="209" w:author="Eric Zoons" w:date="2023-09-14T09:04:00Z">
        <w:r>
          <w:tab/>
        </w:r>
      </w:ins>
    </w:p>
    <w:p w14:paraId="3873B8F8" w14:textId="3F21F21D" w:rsidR="00B36FA9" w:rsidRPr="00A45784" w:rsidRDefault="00B36FA9" w:rsidP="008030E6">
      <w:pPr>
        <w:pPrChange w:id="210" w:author="Eric Zoons" w:date="2023-09-14T08:51:00Z">
          <w:pPr>
            <w:ind w:left="1416"/>
          </w:pPr>
        </w:pPrChange>
      </w:pPr>
      <w:ins w:id="211" w:author="Eric Zoons" w:date="2023-09-14T09:05:00Z">
        <w:r>
          <w:tab/>
        </w:r>
      </w:ins>
    </w:p>
    <w:sectPr w:rsidR="00B36FA9" w:rsidRPr="00A45784" w:rsidSect="000F3D90">
      <w:headerReference w:type="even" r:id="rId9"/>
      <w:headerReference w:type="default" r:id="rId10"/>
      <w:footerReference w:type="even" r:id="rId11"/>
      <w:footerReference w:type="default" r:id="rId12"/>
      <w:headerReference w:type="first" r:id="rId13"/>
      <w:footerReference w:type="first" r:id="rId14"/>
      <w:pgSz w:w="11906" w:h="16838" w:code="9"/>
      <w:pgMar w:top="1741" w:right="720" w:bottom="720" w:left="720" w:header="42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BF573" w14:textId="77777777" w:rsidR="005C6AD1" w:rsidRDefault="005C6AD1" w:rsidP="00262590">
      <w:pPr>
        <w:spacing w:after="0" w:line="240" w:lineRule="auto"/>
      </w:pPr>
      <w:r>
        <w:separator/>
      </w:r>
    </w:p>
  </w:endnote>
  <w:endnote w:type="continuationSeparator" w:id="0">
    <w:p w14:paraId="35C0AA98" w14:textId="77777777" w:rsidR="005C6AD1" w:rsidRDefault="005C6AD1" w:rsidP="00262590">
      <w:pPr>
        <w:spacing w:after="0" w:line="240" w:lineRule="auto"/>
      </w:pPr>
      <w:r>
        <w:continuationSeparator/>
      </w:r>
    </w:p>
  </w:endnote>
  <w:endnote w:type="continuationNotice" w:id="1">
    <w:p w14:paraId="0788D551" w14:textId="77777777" w:rsidR="005C6AD1" w:rsidRDefault="005C6A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60EA2" w14:textId="77777777" w:rsidR="00CA3085" w:rsidRDefault="00CA3085">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45EC6" w14:textId="235692F6" w:rsidR="001C5E1C" w:rsidRPr="001C5E1C" w:rsidRDefault="00000000">
    <w:pPr>
      <w:pStyle w:val="Voettekst"/>
    </w:pPr>
    <w:sdt>
      <w:sdtPr>
        <w:alias w:val="Auteur"/>
        <w:tag w:val=""/>
        <w:id w:val="-1392108803"/>
        <w:placeholder/>
        <w:dataBinding w:prefixMappings="xmlns:ns0='http://purl.org/dc/elements/1.1/' xmlns:ns1='http://schemas.openxmlformats.org/package/2006/metadata/core-properties' " w:xpath="/ns1:coreProperties[1]/ns0:creator[1]" w:storeItemID="{6C3C8BC8-F283-45AE-878A-BAB7291924A1}"/>
        <w:text/>
      </w:sdtPr>
      <w:sdtContent>
        <w:r w:rsidR="001C5E1C" w:rsidRPr="001C5E1C">
          <w:t>Eric Zoons</w:t>
        </w:r>
      </w:sdtContent>
    </w:sdt>
    <w:r w:rsidR="001C5E1C">
      <w:ptab w:relativeTo="margin" w:alignment="right" w:leader="none"/>
    </w:r>
    <w:r w:rsidR="00A45784">
      <w:fldChar w:fldCharType="begin"/>
    </w:r>
    <w:r w:rsidR="00A45784">
      <w:instrText xml:space="preserve"> TIME \@ "dddd d MMMM yyyy" </w:instrText>
    </w:r>
    <w:r w:rsidR="00A45784">
      <w:fldChar w:fldCharType="separate"/>
    </w:r>
    <w:ins w:id="221" w:author="Eric Zoons" w:date="2023-09-14T07:41:00Z">
      <w:r w:rsidR="00897871">
        <w:rPr>
          <w:noProof/>
        </w:rPr>
        <w:t>donderdag 14 september 2023</w:t>
      </w:r>
    </w:ins>
    <w:del w:id="222" w:author="Eric Zoons" w:date="2023-09-14T07:41:00Z">
      <w:r w:rsidR="00A45784" w:rsidDel="00897871">
        <w:rPr>
          <w:noProof/>
        </w:rPr>
        <w:delText>donderdag 6 juli 2023</w:delText>
      </w:r>
    </w:del>
    <w:r w:rsidR="00A45784">
      <w:fldChar w:fldCharType="end"/>
    </w:r>
    <w:r w:rsidR="001C5E1C">
      <w:br/>
    </w:r>
    <w:r w:rsidR="00A45784">
      <w:fldChar w:fldCharType="begin"/>
    </w:r>
    <w:r w:rsidR="00A45784">
      <w:rPr>
        <w:rFonts w:cs="Times New Roman"/>
      </w:rPr>
      <w:instrText xml:space="preserve"> FILENAME \* MERGEFORMAT </w:instrText>
    </w:r>
    <w:r w:rsidR="00A45784">
      <w:fldChar w:fldCharType="separate"/>
    </w:r>
    <w:ins w:id="223" w:author="Eric Zoons" w:date="2023-09-14T07:41:00Z">
      <w:r w:rsidR="00897871">
        <w:rPr>
          <w:rFonts w:cs="Times New Roman"/>
          <w:noProof/>
        </w:rPr>
        <w:t>Document1</w:t>
      </w:r>
    </w:ins>
    <w:del w:id="224" w:author="Eric Zoons" w:date="2023-09-14T07:41:00Z">
      <w:r w:rsidR="00A45784" w:rsidDel="00897871">
        <w:rPr>
          <w:rFonts w:cs="Times New Roman"/>
          <w:noProof/>
        </w:rPr>
        <w:delText>insulinde-groep Sjabloon.dotx</w:delText>
      </w:r>
    </w:del>
    <w:r w:rsidR="00A45784">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127BB" w14:textId="77777777" w:rsidR="00CA3085" w:rsidRDefault="00CA308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84A37C" w14:textId="77777777" w:rsidR="005C6AD1" w:rsidRDefault="005C6AD1" w:rsidP="00262590">
      <w:pPr>
        <w:spacing w:after="0" w:line="240" w:lineRule="auto"/>
      </w:pPr>
      <w:r>
        <w:separator/>
      </w:r>
    </w:p>
  </w:footnote>
  <w:footnote w:type="continuationSeparator" w:id="0">
    <w:p w14:paraId="519515C4" w14:textId="77777777" w:rsidR="005C6AD1" w:rsidRDefault="005C6AD1" w:rsidP="00262590">
      <w:pPr>
        <w:spacing w:after="0" w:line="240" w:lineRule="auto"/>
      </w:pPr>
      <w:r>
        <w:continuationSeparator/>
      </w:r>
    </w:p>
  </w:footnote>
  <w:footnote w:type="continuationNotice" w:id="1">
    <w:p w14:paraId="092A157F" w14:textId="77777777" w:rsidR="005C6AD1" w:rsidRDefault="005C6A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B6F64" w14:textId="77777777" w:rsidR="00CA3085" w:rsidRDefault="00CA3085">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FC2C9" w14:textId="31332503" w:rsidR="00897871" w:rsidRDefault="00897871" w:rsidP="00897871">
    <w:pPr>
      <w:pStyle w:val="Koptekst"/>
      <w:jc w:val="center"/>
      <w:rPr>
        <w:ins w:id="212" w:author="Eric Zoons" w:date="2023-09-14T07:41:00Z"/>
      </w:rPr>
      <w:pPrChange w:id="213" w:author="Eric Zoons" w:date="2023-09-14T07:42:00Z">
        <w:pPr>
          <w:pStyle w:val="Koptekst"/>
        </w:pPr>
      </w:pPrChange>
    </w:pPr>
    <w:ins w:id="214" w:author="Eric Zoons" w:date="2023-09-14T07:41:00Z">
      <w:r w:rsidRPr="00077EAB">
        <w:rPr>
          <w:b/>
          <w:bCs/>
          <w:sz w:val="48"/>
          <w:szCs w:val="48"/>
        </w:rPr>
        <w:t>Regels En begrippen</w:t>
      </w:r>
    </w:ins>
    <w:ins w:id="215" w:author="Eric Zoons" w:date="2023-09-14T07:43:00Z">
      <w:r>
        <w:rPr>
          <w:b/>
          <w:bCs/>
          <w:sz w:val="48"/>
          <w:szCs w:val="48"/>
        </w:rPr>
        <w:t xml:space="preserve"> </w:t>
      </w:r>
    </w:ins>
    <w:ins w:id="216" w:author="Eric Zoons" w:date="2023-09-14T07:41:00Z">
      <w:r w:rsidRPr="00D42557">
        <w:rPr>
          <w:b/>
          <w:bCs/>
          <w:sz w:val="48"/>
          <w:szCs w:val="48"/>
        </w:rPr>
        <w:t>voor beginners</w:t>
      </w:r>
    </w:ins>
  </w:p>
  <w:p w14:paraId="036CFAA8" w14:textId="6913C44F" w:rsidR="00262590" w:rsidRPr="00A45784" w:rsidRDefault="00A45784" w:rsidP="001C5E1C">
    <w:pPr>
      <w:pStyle w:val="Koptekst"/>
      <w:jc w:val="center"/>
    </w:pPr>
    <w:del w:id="217" w:author="Eric Zoons" w:date="2023-09-14T07:41:00Z">
      <w:r w:rsidDel="00897871">
        <w:rPr>
          <w:b/>
          <w:bCs/>
          <w:sz w:val="48"/>
          <w:szCs w:val="48"/>
        </w:rPr>
        <w:delText>{Hier de Title}</w:delText>
      </w:r>
    </w:del>
    <w:del w:id="218" w:author="Eric Zoons" w:date="2023-09-14T07:42:00Z">
      <w:r w:rsidR="001C5E1C" w:rsidRPr="00A45784" w:rsidDel="00897871">
        <w:rPr>
          <w:b/>
          <w:bCs/>
          <w:sz w:val="48"/>
          <w:szCs w:val="48"/>
        </w:rPr>
        <w:br/>
      </w:r>
    </w:del>
    <w:del w:id="219" w:author="Eric Zoons" w:date="2023-09-14T07:43:00Z">
      <w:r w:rsidDel="00897871">
        <w:rPr>
          <w:u w:val="single"/>
        </w:rPr>
        <w:delText>{Hier SubTitle}</w:delText>
      </w:r>
    </w:del>
    <w:ins w:id="220" w:author="Eric Zoons" w:date="2023-09-14T07:43:00Z">
      <w:r w:rsidR="00897871">
        <w:rPr>
          <w:u w:val="single"/>
        </w:rPr>
        <w:t>Ze zijn waar tot met niet meer waar zijn</w:t>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67FDC" w14:textId="77777777" w:rsidR="00CA3085" w:rsidRDefault="00CA3085">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B5F10"/>
    <w:multiLevelType w:val="hybridMultilevel"/>
    <w:tmpl w:val="7C52C21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3CA5422"/>
    <w:multiLevelType w:val="hybridMultilevel"/>
    <w:tmpl w:val="E43EBEE4"/>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BFB2F54"/>
    <w:multiLevelType w:val="hybridMultilevel"/>
    <w:tmpl w:val="9416760C"/>
    <w:lvl w:ilvl="0" w:tplc="FFFFFFFF">
      <w:numFmt w:val="bullet"/>
      <w:lvlText w:val="-"/>
      <w:lvlJc w:val="left"/>
      <w:pPr>
        <w:ind w:left="720" w:hanging="360"/>
      </w:pPr>
      <w:rPr>
        <w:rFonts w:ascii="Calibri" w:eastAsiaTheme="minorHAnsi" w:hAnsi="Calibri" w:cs="Calibri" w:hint="default"/>
      </w:rPr>
    </w:lvl>
    <w:lvl w:ilvl="1" w:tplc="792A9C4C">
      <w:numFmt w:val="bullet"/>
      <w:lvlText w:val="-"/>
      <w:lvlJc w:val="left"/>
      <w:pPr>
        <w:ind w:left="1440" w:hanging="360"/>
      </w:pPr>
      <w:rPr>
        <w:rFonts w:ascii="Calibri" w:eastAsiaTheme="minorHAnsi" w:hAnsi="Calibri" w:cs="Calibr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CC82E45"/>
    <w:multiLevelType w:val="multilevel"/>
    <w:tmpl w:val="1398EA8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DD46B3C"/>
    <w:multiLevelType w:val="hybridMultilevel"/>
    <w:tmpl w:val="BC2C67EE"/>
    <w:lvl w:ilvl="0" w:tplc="792A9C4C">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B02794F"/>
    <w:multiLevelType w:val="hybridMultilevel"/>
    <w:tmpl w:val="E10AC9CE"/>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412F6567"/>
    <w:multiLevelType w:val="hybridMultilevel"/>
    <w:tmpl w:val="F496CBA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21902EC"/>
    <w:multiLevelType w:val="hybridMultilevel"/>
    <w:tmpl w:val="74B2310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46C70264"/>
    <w:multiLevelType w:val="multilevel"/>
    <w:tmpl w:val="F0548980"/>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DC135CF"/>
    <w:multiLevelType w:val="hybridMultilevel"/>
    <w:tmpl w:val="1610AE3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504C27D2"/>
    <w:multiLevelType w:val="hybridMultilevel"/>
    <w:tmpl w:val="A18ACC7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1A4526B"/>
    <w:multiLevelType w:val="hybridMultilevel"/>
    <w:tmpl w:val="031CB07C"/>
    <w:lvl w:ilvl="0" w:tplc="7C00AF0C">
      <w:start w:val="1"/>
      <w:numFmt w:val="bullet"/>
      <w:lvlText w:val=""/>
      <w:lvlJc w:val="left"/>
      <w:pPr>
        <w:ind w:left="720" w:hanging="360"/>
      </w:pPr>
      <w:rPr>
        <w:rFonts w:ascii="Wingdings" w:eastAsiaTheme="minorHAnsi"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5741141B"/>
    <w:multiLevelType w:val="multilevel"/>
    <w:tmpl w:val="51B2733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63285698">
    <w:abstractNumId w:val="8"/>
  </w:num>
  <w:num w:numId="2" w16cid:durableId="1932740503">
    <w:abstractNumId w:val="12"/>
  </w:num>
  <w:num w:numId="3" w16cid:durableId="522717428">
    <w:abstractNumId w:val="0"/>
  </w:num>
  <w:num w:numId="4" w16cid:durableId="418914411">
    <w:abstractNumId w:val="10"/>
  </w:num>
  <w:num w:numId="5" w16cid:durableId="894193954">
    <w:abstractNumId w:val="7"/>
  </w:num>
  <w:num w:numId="6" w16cid:durableId="1683165596">
    <w:abstractNumId w:val="6"/>
  </w:num>
  <w:num w:numId="7" w16cid:durableId="1658536900">
    <w:abstractNumId w:val="4"/>
  </w:num>
  <w:num w:numId="8" w16cid:durableId="2020621955">
    <w:abstractNumId w:val="5"/>
  </w:num>
  <w:num w:numId="9" w16cid:durableId="1818644251">
    <w:abstractNumId w:val="1"/>
  </w:num>
  <w:num w:numId="10" w16cid:durableId="861211692">
    <w:abstractNumId w:val="3"/>
  </w:num>
  <w:num w:numId="11" w16cid:durableId="1523784570">
    <w:abstractNumId w:val="2"/>
  </w:num>
  <w:num w:numId="12" w16cid:durableId="1707755799">
    <w:abstractNumId w:val="11"/>
  </w:num>
  <w:num w:numId="13" w16cid:durableId="162623215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ic Zoons">
    <w15:presenceInfo w15:providerId="Windows Live" w15:userId="4bf158502e2f3a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871"/>
    <w:rsid w:val="00002EDB"/>
    <w:rsid w:val="00011DDD"/>
    <w:rsid w:val="00015C99"/>
    <w:rsid w:val="00056120"/>
    <w:rsid w:val="00091EFD"/>
    <w:rsid w:val="000A08F8"/>
    <w:rsid w:val="000E6E53"/>
    <w:rsid w:val="000F23BA"/>
    <w:rsid w:val="000F3D90"/>
    <w:rsid w:val="00125115"/>
    <w:rsid w:val="00130300"/>
    <w:rsid w:val="00157B17"/>
    <w:rsid w:val="00175CB3"/>
    <w:rsid w:val="00191FFF"/>
    <w:rsid w:val="0019213F"/>
    <w:rsid w:val="001C0323"/>
    <w:rsid w:val="001C5E1C"/>
    <w:rsid w:val="00230EF0"/>
    <w:rsid w:val="00233409"/>
    <w:rsid w:val="00245F27"/>
    <w:rsid w:val="00262590"/>
    <w:rsid w:val="00262660"/>
    <w:rsid w:val="00271FFC"/>
    <w:rsid w:val="002A4189"/>
    <w:rsid w:val="002A57F6"/>
    <w:rsid w:val="002B6B7C"/>
    <w:rsid w:val="002D521B"/>
    <w:rsid w:val="002E2632"/>
    <w:rsid w:val="00327B56"/>
    <w:rsid w:val="00371409"/>
    <w:rsid w:val="00381EA7"/>
    <w:rsid w:val="0038202E"/>
    <w:rsid w:val="00385557"/>
    <w:rsid w:val="0039185E"/>
    <w:rsid w:val="00394E16"/>
    <w:rsid w:val="003D7F7B"/>
    <w:rsid w:val="0041057D"/>
    <w:rsid w:val="004651B4"/>
    <w:rsid w:val="00484CB1"/>
    <w:rsid w:val="00493EC0"/>
    <w:rsid w:val="004A3F87"/>
    <w:rsid w:val="004B4CF9"/>
    <w:rsid w:val="004B653A"/>
    <w:rsid w:val="004C0F8E"/>
    <w:rsid w:val="004D6D87"/>
    <w:rsid w:val="00511489"/>
    <w:rsid w:val="00524295"/>
    <w:rsid w:val="00537F29"/>
    <w:rsid w:val="005B1447"/>
    <w:rsid w:val="005C0BFE"/>
    <w:rsid w:val="005C6AD1"/>
    <w:rsid w:val="00602932"/>
    <w:rsid w:val="00606DE9"/>
    <w:rsid w:val="00612450"/>
    <w:rsid w:val="006458D4"/>
    <w:rsid w:val="0068447B"/>
    <w:rsid w:val="006A1CC1"/>
    <w:rsid w:val="006A215D"/>
    <w:rsid w:val="006C6EBE"/>
    <w:rsid w:val="00710365"/>
    <w:rsid w:val="00715601"/>
    <w:rsid w:val="00761B83"/>
    <w:rsid w:val="00761C7A"/>
    <w:rsid w:val="00764DBA"/>
    <w:rsid w:val="00780FDD"/>
    <w:rsid w:val="007A0862"/>
    <w:rsid w:val="007A371E"/>
    <w:rsid w:val="007F0ED6"/>
    <w:rsid w:val="007F3E84"/>
    <w:rsid w:val="007F76DD"/>
    <w:rsid w:val="008030E6"/>
    <w:rsid w:val="008326BF"/>
    <w:rsid w:val="00833A02"/>
    <w:rsid w:val="00862E81"/>
    <w:rsid w:val="00865B62"/>
    <w:rsid w:val="008670ED"/>
    <w:rsid w:val="00867D0C"/>
    <w:rsid w:val="00877E46"/>
    <w:rsid w:val="00897871"/>
    <w:rsid w:val="008F29B5"/>
    <w:rsid w:val="009064F8"/>
    <w:rsid w:val="00930FF9"/>
    <w:rsid w:val="00952F3C"/>
    <w:rsid w:val="009B299F"/>
    <w:rsid w:val="009C19A7"/>
    <w:rsid w:val="009C2AA6"/>
    <w:rsid w:val="009E5F6A"/>
    <w:rsid w:val="009F18EA"/>
    <w:rsid w:val="00A150A4"/>
    <w:rsid w:val="00A15A3D"/>
    <w:rsid w:val="00A26C90"/>
    <w:rsid w:val="00A43199"/>
    <w:rsid w:val="00A45784"/>
    <w:rsid w:val="00AC067C"/>
    <w:rsid w:val="00AC478F"/>
    <w:rsid w:val="00B00B97"/>
    <w:rsid w:val="00B11163"/>
    <w:rsid w:val="00B3224D"/>
    <w:rsid w:val="00B36FA9"/>
    <w:rsid w:val="00B77397"/>
    <w:rsid w:val="00BB1FB3"/>
    <w:rsid w:val="00BD4020"/>
    <w:rsid w:val="00BF081C"/>
    <w:rsid w:val="00BF5179"/>
    <w:rsid w:val="00C413AC"/>
    <w:rsid w:val="00C5076D"/>
    <w:rsid w:val="00C62C87"/>
    <w:rsid w:val="00CA3085"/>
    <w:rsid w:val="00CB4BA1"/>
    <w:rsid w:val="00CC0267"/>
    <w:rsid w:val="00CC6282"/>
    <w:rsid w:val="00CD54FC"/>
    <w:rsid w:val="00CD719F"/>
    <w:rsid w:val="00CD71A2"/>
    <w:rsid w:val="00CE364A"/>
    <w:rsid w:val="00D03C7A"/>
    <w:rsid w:val="00D1042A"/>
    <w:rsid w:val="00D2676F"/>
    <w:rsid w:val="00D66D54"/>
    <w:rsid w:val="00D81F48"/>
    <w:rsid w:val="00DA0869"/>
    <w:rsid w:val="00DA2F38"/>
    <w:rsid w:val="00DA36C2"/>
    <w:rsid w:val="00DB4F87"/>
    <w:rsid w:val="00E16417"/>
    <w:rsid w:val="00E34663"/>
    <w:rsid w:val="00E7384A"/>
    <w:rsid w:val="00E860DF"/>
    <w:rsid w:val="00EA0D3B"/>
    <w:rsid w:val="00EB27E4"/>
    <w:rsid w:val="00ED35DA"/>
    <w:rsid w:val="00EE0129"/>
    <w:rsid w:val="00EE5D5C"/>
    <w:rsid w:val="00EE6720"/>
    <w:rsid w:val="00EF6644"/>
    <w:rsid w:val="00F01306"/>
    <w:rsid w:val="00F03ADB"/>
    <w:rsid w:val="00F155E8"/>
    <w:rsid w:val="00F40F1E"/>
    <w:rsid w:val="00F458A0"/>
    <w:rsid w:val="00F945FE"/>
    <w:rsid w:val="00F94C01"/>
    <w:rsid w:val="00FB0F52"/>
    <w:rsid w:val="00FC7890"/>
    <w:rsid w:val="00FE0836"/>
  </w:rsids>
  <m:mathPr>
    <m:mathFont m:val="Cambria Math"/>
    <m:brkBin m:val="before"/>
    <m:brkBinSub m:val="--"/>
    <m:smallFrac m:val="0"/>
    <m:dispDef/>
    <m:lMargin m:val="0"/>
    <m:rMargin m:val="0"/>
    <m:defJc m:val="centerGroup"/>
    <m:wrapIndent m:val="1440"/>
    <m:intLim m:val="subSup"/>
    <m:naryLim m:val="undOvr"/>
  </m:mathPr>
  <w:themeFontLang w:val="nl-NL"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10A7"/>
  <w15:chartTrackingRefBased/>
  <w15:docId w15:val="{19C6E64A-D971-4FCD-A63F-E86C45143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36FA9"/>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2A4189"/>
    <w:pPr>
      <w:ind w:left="720"/>
      <w:contextualSpacing/>
    </w:pPr>
  </w:style>
  <w:style w:type="paragraph" w:styleId="Titel">
    <w:name w:val="Title"/>
    <w:basedOn w:val="Standaard"/>
    <w:next w:val="Standaard"/>
    <w:link w:val="TitelChar"/>
    <w:uiPriority w:val="10"/>
    <w:qFormat/>
    <w:rsid w:val="002A41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A4189"/>
    <w:rPr>
      <w:rFonts w:asciiTheme="majorHAnsi" w:eastAsiaTheme="majorEastAsia" w:hAnsiTheme="majorHAnsi" w:cstheme="majorBidi"/>
      <w:spacing w:val="-10"/>
      <w:kern w:val="28"/>
      <w:sz w:val="56"/>
      <w:szCs w:val="56"/>
    </w:rPr>
  </w:style>
  <w:style w:type="paragraph" w:styleId="Duidelijkcitaat">
    <w:name w:val="Intense Quote"/>
    <w:basedOn w:val="Standaard"/>
    <w:next w:val="Standaard"/>
    <w:link w:val="DuidelijkcitaatChar"/>
    <w:uiPriority w:val="30"/>
    <w:qFormat/>
    <w:rsid w:val="002A418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DuidelijkcitaatChar">
    <w:name w:val="Duidelijk citaat Char"/>
    <w:basedOn w:val="Standaardalinea-lettertype"/>
    <w:link w:val="Duidelijkcitaat"/>
    <w:uiPriority w:val="30"/>
    <w:rsid w:val="002A4189"/>
    <w:rPr>
      <w:i/>
      <w:iCs/>
      <w:color w:val="4472C4" w:themeColor="accent1"/>
    </w:rPr>
  </w:style>
  <w:style w:type="paragraph" w:styleId="Koptekst">
    <w:name w:val="header"/>
    <w:basedOn w:val="Standaard"/>
    <w:link w:val="KoptekstChar"/>
    <w:uiPriority w:val="99"/>
    <w:unhideWhenUsed/>
    <w:rsid w:val="00262590"/>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262590"/>
  </w:style>
  <w:style w:type="paragraph" w:styleId="Voettekst">
    <w:name w:val="footer"/>
    <w:basedOn w:val="Standaard"/>
    <w:link w:val="VoettekstChar"/>
    <w:uiPriority w:val="99"/>
    <w:unhideWhenUsed/>
    <w:rsid w:val="00262590"/>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262590"/>
  </w:style>
  <w:style w:type="character" w:styleId="Tekstvantijdelijkeaanduiding">
    <w:name w:val="Placeholder Text"/>
    <w:basedOn w:val="Standaardalinea-lettertype"/>
    <w:uiPriority w:val="99"/>
    <w:semiHidden/>
    <w:rsid w:val="001C5E1C"/>
    <w:rPr>
      <w:color w:val="808080"/>
    </w:rPr>
  </w:style>
  <w:style w:type="character" w:styleId="Hyperlink">
    <w:name w:val="Hyperlink"/>
    <w:basedOn w:val="Standaardalinea-lettertype"/>
    <w:uiPriority w:val="99"/>
    <w:unhideWhenUsed/>
    <w:rsid w:val="001C5E1C"/>
    <w:rPr>
      <w:color w:val="0563C1" w:themeColor="hyperlink"/>
      <w:u w:val="single"/>
    </w:rPr>
  </w:style>
  <w:style w:type="character" w:styleId="Onopgelostemelding">
    <w:name w:val="Unresolved Mention"/>
    <w:basedOn w:val="Standaardalinea-lettertype"/>
    <w:uiPriority w:val="99"/>
    <w:semiHidden/>
    <w:unhideWhenUsed/>
    <w:rsid w:val="001C5E1C"/>
    <w:rPr>
      <w:color w:val="605E5C"/>
      <w:shd w:val="clear" w:color="auto" w:fill="E1DFDD"/>
    </w:rPr>
  </w:style>
  <w:style w:type="character" w:styleId="GevolgdeHyperlink">
    <w:name w:val="FollowedHyperlink"/>
    <w:basedOn w:val="Standaardalinea-lettertype"/>
    <w:uiPriority w:val="99"/>
    <w:semiHidden/>
    <w:unhideWhenUsed/>
    <w:rsid w:val="001C0323"/>
    <w:rPr>
      <w:color w:val="954F72" w:themeColor="followedHyperlink"/>
      <w:u w:val="single"/>
    </w:rPr>
  </w:style>
  <w:style w:type="paragraph" w:styleId="Revisie">
    <w:name w:val="Revision"/>
    <w:hidden/>
    <w:uiPriority w:val="99"/>
    <w:semiHidden/>
    <w:rsid w:val="00002EDB"/>
    <w:pPr>
      <w:spacing w:after="0" w:line="240" w:lineRule="auto"/>
    </w:pPr>
  </w:style>
  <w:style w:type="paragraph" w:styleId="Geenafstand">
    <w:name w:val="No Spacing"/>
    <w:uiPriority w:val="1"/>
    <w:qFormat/>
    <w:rsid w:val="00897871"/>
    <w:pPr>
      <w:spacing w:after="0" w:line="240" w:lineRule="auto"/>
    </w:pPr>
  </w:style>
  <w:style w:type="character" w:styleId="Zwaar">
    <w:name w:val="Strong"/>
    <w:basedOn w:val="Standaardalinea-lettertype"/>
    <w:uiPriority w:val="22"/>
    <w:qFormat/>
    <w:rsid w:val="00897871"/>
    <w:rPr>
      <w:b/>
      <w:bCs/>
    </w:rPr>
  </w:style>
  <w:style w:type="character" w:styleId="Intensievebenadrukking">
    <w:name w:val="Intense Emphasis"/>
    <w:basedOn w:val="Standaardalinea-lettertype"/>
    <w:uiPriority w:val="21"/>
    <w:qFormat/>
    <w:rsid w:val="00175CB3"/>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247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z\OneDrive\Documents\Sjabloon\insulinde-groep%20Sjabloon.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BF375FF8343C41946EAC1D764B9C25" ma:contentTypeVersion="10" ma:contentTypeDescription="Een nieuw document maken." ma:contentTypeScope="" ma:versionID="0d85cfff0216f581cc2a1eb51a0770c1">
  <xsd:schema xmlns:xsd="http://www.w3.org/2001/XMLSchema" xmlns:xs="http://www.w3.org/2001/XMLSchema" xmlns:p="http://schemas.microsoft.com/office/2006/metadata/properties" xmlns:ns2="8b05426d-9afd-4a9f-b7d3-c94efaba58f0" xmlns:ns3="ad17f85a-d252-4db2-9c84-3adf2f2ade6c" targetNamespace="http://schemas.microsoft.com/office/2006/metadata/properties" ma:root="true" ma:fieldsID="d43a78cd58ce39732e1a19935b316d20" ns2:_="" ns3:_="">
    <xsd:import namespace="8b05426d-9afd-4a9f-b7d3-c94efaba58f0"/>
    <xsd:import namespace="ad17f85a-d252-4db2-9c84-3adf2f2ade6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5426d-9afd-4a9f-b7d3-c94efaba58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Afbeeldingtags" ma:readOnly="false" ma:fieldId="{5cf76f15-5ced-4ddc-b409-7134ff3c332f}" ma:taxonomyMulti="true" ma:sspId="8dee26a7-3ba3-4c5c-bf9f-1f0b79526ec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17f85a-d252-4db2-9c84-3adf2f2ade6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07fe8a0-b939-48e0-a879-acf4828c12ca}" ma:internalName="TaxCatchAll" ma:showField="CatchAllData" ma:web="ad17f85a-d252-4db2-9c84-3adf2f2ade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3ACBCA-9A67-423C-A8AB-D1638401E10B}">
  <ds:schemaRefs>
    <ds:schemaRef ds:uri="http://schemas.microsoft.com/sharepoint/v3/contenttype/forms"/>
  </ds:schemaRefs>
</ds:datastoreItem>
</file>

<file path=customXml/itemProps2.xml><?xml version="1.0" encoding="utf-8"?>
<ds:datastoreItem xmlns:ds="http://schemas.openxmlformats.org/officeDocument/2006/customXml" ds:itemID="{5E1861D5-B11A-4D90-A1E5-9CA91A2F00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5426d-9afd-4a9f-b7d3-c94efaba58f0"/>
    <ds:schemaRef ds:uri="ad17f85a-d252-4db2-9c84-3adf2f2ade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insulinde-groep Sjabloon.dotx</Template>
  <TotalTime>86</TotalTime>
  <Pages>3</Pages>
  <Words>681</Words>
  <Characters>3747</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4420</CharactersWithSpaces>
  <SharedDoc>false</SharedDoc>
  <HLinks>
    <vt:vector size="6" baseType="variant">
      <vt:variant>
        <vt:i4>8126527</vt:i4>
      </vt:variant>
      <vt:variant>
        <vt:i4>3</vt:i4>
      </vt:variant>
      <vt:variant>
        <vt:i4>0</vt:i4>
      </vt:variant>
      <vt:variant>
        <vt:i4>5</vt:i4>
      </vt:variant>
      <vt:variant>
        <vt:lpwstr>https://resistanceinternational.sharepoint.com/sites/NieuweSoftwareprojectsDocumenten/Gedeelde documenten/Concepten/ZundApp requirement Finaal concept.docx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Zoons</dc:creator>
  <cp:keywords/>
  <dc:description/>
  <cp:lastModifiedBy>Eric Zoons</cp:lastModifiedBy>
  <cp:revision>1</cp:revision>
  <cp:lastPrinted>2023-07-05T20:16:00Z</cp:lastPrinted>
  <dcterms:created xsi:type="dcterms:W3CDTF">2023-09-14T05:41:00Z</dcterms:created>
  <dcterms:modified xsi:type="dcterms:W3CDTF">2023-09-14T07:07:00Z</dcterms:modified>
</cp:coreProperties>
</file>